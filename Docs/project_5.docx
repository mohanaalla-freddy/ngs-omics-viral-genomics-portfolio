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6EA89" w14:textId="0251603A" w:rsidR="00EB04CE" w:rsidRPr="001355B9" w:rsidRDefault="00000000">
      <w:pPr>
        <w:pStyle w:val="Heading3"/>
        <w:keepNext w:val="0"/>
        <w:keepLines w:val="0"/>
        <w:spacing w:before="280"/>
        <w:rPr>
          <w:b/>
          <w:color w:val="000000"/>
          <w:sz w:val="36"/>
          <w:szCs w:val="36"/>
        </w:rPr>
      </w:pPr>
      <w:bookmarkStart w:id="0" w:name="_ljh7loqlh80d" w:colFirst="0" w:colLast="0"/>
      <w:bookmarkEnd w:id="0"/>
      <w:r w:rsidRPr="001355B9">
        <w:rPr>
          <w:b/>
          <w:color w:val="000000"/>
          <w:sz w:val="36"/>
          <w:szCs w:val="36"/>
        </w:rPr>
        <w:t xml:space="preserve">                                     Homework 5: </w:t>
      </w:r>
    </w:p>
    <w:p w14:paraId="058034A2" w14:textId="77777777" w:rsidR="00EB04CE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ylnxukp0o7md" w:colFirst="0" w:colLast="0"/>
      <w:bookmarkEnd w:id="1"/>
      <w:r>
        <w:rPr>
          <w:b/>
          <w:color w:val="000000"/>
          <w:sz w:val="26"/>
          <w:szCs w:val="26"/>
        </w:rPr>
        <w:t>Gene Functional Enrichment</w:t>
      </w:r>
    </w:p>
    <w:p w14:paraId="226FDA6F" w14:textId="77777777" w:rsidR="00EB04CE" w:rsidRDefault="00000000">
      <w:pPr>
        <w:spacing w:before="240" w:after="240"/>
      </w:pPr>
      <w:r>
        <w:t xml:space="preserve">In this assignment, I worked with the output file from my </w:t>
      </w:r>
      <w:proofErr w:type="spellStart"/>
      <w:r>
        <w:rPr>
          <w:b/>
        </w:rPr>
        <w:t>Cuffdiff</w:t>
      </w:r>
      <w:proofErr w:type="spellEnd"/>
      <w:r>
        <w:rPr>
          <w:b/>
        </w:rPr>
        <w:t xml:space="preserve"> analysis</w:t>
      </w:r>
      <w:r>
        <w:t xml:space="preserve">, which contains data about </w:t>
      </w:r>
      <w:r>
        <w:rPr>
          <w:b/>
        </w:rPr>
        <w:t>differentially expressed genes (DEGs)</w:t>
      </w:r>
      <w:r>
        <w:t xml:space="preserve"> between two conditions or samples. My goal was to identify the </w:t>
      </w:r>
      <w:r>
        <w:rPr>
          <w:b/>
        </w:rPr>
        <w:t>top 200 genes with the smallest p-values</w:t>
      </w:r>
      <w:r>
        <w:t>, which are the most statistically significant.</w:t>
      </w:r>
    </w:p>
    <w:p w14:paraId="381B94EA" w14:textId="77777777" w:rsidR="00EB04CE" w:rsidRDefault="00000000">
      <w:pPr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 Step-by-Step:</w:t>
      </w:r>
    </w:p>
    <w:p w14:paraId="152C9E84" w14:textId="77777777" w:rsidR="00EB04CE" w:rsidRDefault="00000000">
      <w:pPr>
        <w:numPr>
          <w:ilvl w:val="0"/>
          <w:numId w:val="3"/>
        </w:numPr>
        <w:spacing w:before="240"/>
      </w:pPr>
      <w:r>
        <w:rPr>
          <w:b/>
        </w:rPr>
        <w:t>I opened the file in Excel</w:t>
      </w:r>
      <w:r>
        <w:rPr>
          <w:b/>
        </w:rPr>
        <w:br/>
      </w:r>
      <w:r>
        <w:t xml:space="preserve">First, I opened the </w:t>
      </w:r>
      <w:proofErr w:type="spellStart"/>
      <w:r>
        <w:t>Cuffdiff</w:t>
      </w:r>
      <w:proofErr w:type="spellEnd"/>
      <w:r>
        <w:t xml:space="preserve"> results file using Excel (or another spreadsheet program) so I could easily view and organize the data.</w:t>
      </w:r>
    </w:p>
    <w:p w14:paraId="6BC9E8B2" w14:textId="77777777" w:rsidR="00EB04CE" w:rsidRDefault="00000000">
      <w:pPr>
        <w:numPr>
          <w:ilvl w:val="0"/>
          <w:numId w:val="3"/>
        </w:numPr>
      </w:pPr>
      <w:r>
        <w:rPr>
          <w:b/>
        </w:rPr>
        <w:t>I found the p-value column</w:t>
      </w:r>
      <w:r>
        <w:rPr>
          <w:b/>
        </w:rPr>
        <w:br/>
      </w:r>
      <w:r>
        <w:t>I located the column that contains the p-values for each gene. This column tells me how statistically significant each gene’s expression change is.</w:t>
      </w:r>
    </w:p>
    <w:p w14:paraId="3BF0DE17" w14:textId="77777777" w:rsidR="00EB04CE" w:rsidRDefault="00000000">
      <w:pPr>
        <w:numPr>
          <w:ilvl w:val="0"/>
          <w:numId w:val="3"/>
        </w:numPr>
      </w:pPr>
      <w:r>
        <w:rPr>
          <w:b/>
        </w:rPr>
        <w:t>I sorted the genes by p-value (ascending order)</w:t>
      </w:r>
      <w:r>
        <w:rPr>
          <w:b/>
        </w:rPr>
        <w:br/>
      </w:r>
      <w:r>
        <w:t>I sorted the entire table based on the p-value column, from smallest to largest. This allowed me to see the most significant genes at the top of the list.</w:t>
      </w:r>
    </w:p>
    <w:p w14:paraId="2284E1B6" w14:textId="77777777" w:rsidR="00EB04CE" w:rsidRDefault="00000000">
      <w:pPr>
        <w:numPr>
          <w:ilvl w:val="0"/>
          <w:numId w:val="3"/>
        </w:numPr>
      </w:pPr>
      <w:r>
        <w:rPr>
          <w:b/>
        </w:rPr>
        <w:t>I selected the top 200 genes</w:t>
      </w:r>
      <w:r>
        <w:rPr>
          <w:b/>
        </w:rPr>
        <w:br/>
      </w:r>
      <w:r>
        <w:t>After sorting, I looked at the first 200 rows in the list—these represent the 200 genes with the smallest (most significant) p-values.</w:t>
      </w:r>
    </w:p>
    <w:p w14:paraId="5ED3D649" w14:textId="77777777" w:rsidR="00EB04CE" w:rsidRDefault="00000000">
      <w:pPr>
        <w:numPr>
          <w:ilvl w:val="0"/>
          <w:numId w:val="3"/>
        </w:numPr>
        <w:spacing w:after="240"/>
      </w:pPr>
      <w:r>
        <w:rPr>
          <w:b/>
        </w:rPr>
        <w:t>I copied the gene symbols</w:t>
      </w:r>
      <w:r>
        <w:rPr>
          <w:b/>
        </w:rPr>
        <w:br/>
      </w:r>
      <w:r>
        <w:t>From those 200 rows, I copied only the gene names or symbols from the appropriate column. These are the genes I will use in the next step for functional enrichment analysis.</w:t>
      </w:r>
    </w:p>
    <w:p w14:paraId="7FD0A02F" w14:textId="77777777" w:rsidR="00EB04CE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2" w:name="_b69l333fzgzp" w:colFirst="0" w:colLast="0"/>
      <w:bookmarkEnd w:id="2"/>
      <w:r>
        <w:rPr>
          <w:b/>
          <w:sz w:val="34"/>
          <w:szCs w:val="34"/>
        </w:rPr>
        <w:t xml:space="preserve">Functional Enrichment Analysis – Step-by-Step Guide (DAVID + </w:t>
      </w:r>
      <w:proofErr w:type="spellStart"/>
      <w:r>
        <w:rPr>
          <w:b/>
          <w:sz w:val="34"/>
          <w:szCs w:val="34"/>
        </w:rPr>
        <w:t>Cytoscape</w:t>
      </w:r>
      <w:proofErr w:type="spellEnd"/>
      <w:r>
        <w:rPr>
          <w:b/>
          <w:sz w:val="34"/>
          <w:szCs w:val="34"/>
        </w:rPr>
        <w:t>)</w:t>
      </w:r>
    </w:p>
    <w:p w14:paraId="019E19F9" w14:textId="77777777" w:rsidR="00EB04CE" w:rsidRDefault="00000000">
      <w:pPr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 Introduction</w:t>
      </w:r>
    </w:p>
    <w:p w14:paraId="29571257" w14:textId="77777777" w:rsidR="00EB04CE" w:rsidRDefault="00000000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 xml:space="preserve">Functional enrichment analysis helps me understand </w:t>
      </w:r>
      <w:r>
        <w:rPr>
          <w:b/>
          <w:sz w:val="26"/>
          <w:szCs w:val="26"/>
        </w:rPr>
        <w:t>what biological roles my top genes play</w:t>
      </w:r>
      <w:r>
        <w:rPr>
          <w:sz w:val="26"/>
          <w:szCs w:val="26"/>
        </w:rPr>
        <w:t xml:space="preserve">. I’ve already identified the </w:t>
      </w:r>
      <w:r>
        <w:rPr>
          <w:b/>
          <w:sz w:val="26"/>
          <w:szCs w:val="26"/>
        </w:rPr>
        <w:t>top 200 differentially expressed genes (DEGs)</w:t>
      </w:r>
      <w:r>
        <w:rPr>
          <w:sz w:val="26"/>
          <w:szCs w:val="26"/>
        </w:rPr>
        <w:t xml:space="preserve"> from my </w:t>
      </w:r>
      <w:proofErr w:type="spellStart"/>
      <w:r>
        <w:rPr>
          <w:sz w:val="26"/>
          <w:szCs w:val="26"/>
        </w:rPr>
        <w:t>Cuffdiff</w:t>
      </w:r>
      <w:proofErr w:type="spellEnd"/>
      <w:r>
        <w:rPr>
          <w:sz w:val="26"/>
          <w:szCs w:val="26"/>
        </w:rPr>
        <w:t xml:space="preserve"> analysis (based on small p-values). Now, I want to find out:</w:t>
      </w:r>
    </w:p>
    <w:p w14:paraId="0C6765E2" w14:textId="77777777" w:rsidR="00EB04CE" w:rsidRDefault="00000000">
      <w:pPr>
        <w:numPr>
          <w:ilvl w:val="0"/>
          <w:numId w:val="1"/>
        </w:numPr>
        <w:spacing w:before="240"/>
        <w:rPr>
          <w:sz w:val="26"/>
          <w:szCs w:val="26"/>
        </w:rPr>
      </w:pPr>
      <w:r>
        <w:rPr>
          <w:sz w:val="26"/>
          <w:szCs w:val="26"/>
        </w:rPr>
        <w:t>What biological processes they're involved in.</w:t>
      </w:r>
    </w:p>
    <w:p w14:paraId="75BC38A5" w14:textId="77777777" w:rsidR="00EB04CE" w:rsidRDefault="00000000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What cellular parts they’re linked to.</w:t>
      </w:r>
    </w:p>
    <w:p w14:paraId="50D61A93" w14:textId="77777777" w:rsidR="00EB04CE" w:rsidRDefault="00000000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What molecular functions they serve.</w:t>
      </w:r>
    </w:p>
    <w:p w14:paraId="40C6489A" w14:textId="77777777" w:rsidR="00EB04CE" w:rsidRDefault="00000000">
      <w:pPr>
        <w:numPr>
          <w:ilvl w:val="0"/>
          <w:numId w:val="1"/>
        </w:numPr>
        <w:spacing w:after="240"/>
        <w:rPr>
          <w:sz w:val="26"/>
          <w:szCs w:val="26"/>
        </w:rPr>
      </w:pPr>
      <w:r>
        <w:rPr>
          <w:sz w:val="26"/>
          <w:szCs w:val="26"/>
        </w:rPr>
        <w:lastRenderedPageBreak/>
        <w:t>And what known pathways they may participate in.</w:t>
      </w:r>
    </w:p>
    <w:p w14:paraId="11DC1590" w14:textId="77777777" w:rsidR="00EB04CE" w:rsidRPr="001355B9" w:rsidRDefault="00000000">
      <w:pPr>
        <w:spacing w:before="240" w:after="240"/>
        <w:rPr>
          <w:b/>
          <w:bCs/>
          <w:sz w:val="26"/>
          <w:szCs w:val="26"/>
        </w:rPr>
      </w:pPr>
      <w:r w:rsidRPr="001355B9">
        <w:rPr>
          <w:b/>
          <w:bCs/>
          <w:sz w:val="26"/>
          <w:szCs w:val="26"/>
        </w:rPr>
        <w:t>I used two tools for this:</w:t>
      </w:r>
    </w:p>
    <w:p w14:paraId="4333F214" w14:textId="77777777" w:rsidR="00EB04CE" w:rsidRDefault="00000000">
      <w:pPr>
        <w:numPr>
          <w:ilvl w:val="0"/>
          <w:numId w:val="9"/>
        </w:numPr>
        <w:spacing w:before="240"/>
        <w:rPr>
          <w:sz w:val="26"/>
          <w:szCs w:val="26"/>
        </w:rPr>
      </w:pPr>
      <w:r>
        <w:rPr>
          <w:b/>
          <w:sz w:val="26"/>
          <w:szCs w:val="26"/>
        </w:rPr>
        <w:t>DAVID</w:t>
      </w:r>
      <w:r>
        <w:rPr>
          <w:sz w:val="26"/>
          <w:szCs w:val="26"/>
        </w:rPr>
        <w:t xml:space="preserve"> – for easy online functional annotation.</w:t>
      </w:r>
    </w:p>
    <w:p w14:paraId="3ADACF05" w14:textId="77777777" w:rsidR="00EB04CE" w:rsidRDefault="00000000">
      <w:pPr>
        <w:numPr>
          <w:ilvl w:val="0"/>
          <w:numId w:val="9"/>
        </w:numPr>
        <w:spacing w:after="240"/>
        <w:rPr>
          <w:sz w:val="26"/>
          <w:szCs w:val="26"/>
        </w:rPr>
      </w:pPr>
      <w:proofErr w:type="spellStart"/>
      <w:r>
        <w:rPr>
          <w:b/>
          <w:sz w:val="26"/>
          <w:szCs w:val="26"/>
        </w:rPr>
        <w:t>Cytoscape</w:t>
      </w:r>
      <w:proofErr w:type="spellEnd"/>
      <w:r>
        <w:rPr>
          <w:b/>
          <w:sz w:val="26"/>
          <w:szCs w:val="26"/>
        </w:rPr>
        <w:t xml:space="preserve"> with the </w:t>
      </w:r>
      <w:proofErr w:type="spellStart"/>
      <w:r>
        <w:rPr>
          <w:b/>
          <w:sz w:val="26"/>
          <w:szCs w:val="26"/>
        </w:rPr>
        <w:t>BiNGO</w:t>
      </w:r>
      <w:proofErr w:type="spellEnd"/>
      <w:r>
        <w:rPr>
          <w:b/>
          <w:sz w:val="26"/>
          <w:szCs w:val="26"/>
        </w:rPr>
        <w:t xml:space="preserve"> plugin</w:t>
      </w:r>
      <w:r>
        <w:rPr>
          <w:sz w:val="26"/>
          <w:szCs w:val="26"/>
        </w:rPr>
        <w:t xml:space="preserve"> – for advanced visualization of Gene Ontology results.</w:t>
      </w:r>
    </w:p>
    <w:p w14:paraId="7744BFEA" w14:textId="77777777" w:rsidR="00EB04CE" w:rsidRDefault="00EB04CE">
      <w:pPr>
        <w:rPr>
          <w:sz w:val="26"/>
          <w:szCs w:val="26"/>
        </w:rPr>
      </w:pPr>
    </w:p>
    <w:p w14:paraId="238370B1" w14:textId="77777777" w:rsidR="00EB04CE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3" w:name="_tm704lt8052x" w:colFirst="0" w:colLast="0"/>
      <w:bookmarkEnd w:id="3"/>
      <w:r>
        <w:rPr>
          <w:b/>
          <w:sz w:val="34"/>
          <w:szCs w:val="34"/>
        </w:rPr>
        <w:t>PART 1: Using the DAVID Database</w:t>
      </w:r>
    </w:p>
    <w:p w14:paraId="0486F35F" w14:textId="77777777" w:rsidR="00EB04CE" w:rsidRDefault="00000000">
      <w:pPr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Steps I Followed:</w:t>
      </w:r>
    </w:p>
    <w:p w14:paraId="48333869" w14:textId="77777777" w:rsidR="00EB04CE" w:rsidRDefault="00000000">
      <w:pPr>
        <w:numPr>
          <w:ilvl w:val="0"/>
          <w:numId w:val="6"/>
        </w:numPr>
        <w:spacing w:before="240"/>
        <w:rPr>
          <w:sz w:val="26"/>
          <w:szCs w:val="26"/>
        </w:rPr>
      </w:pPr>
      <w:r>
        <w:rPr>
          <w:b/>
          <w:sz w:val="26"/>
          <w:szCs w:val="26"/>
        </w:rPr>
        <w:t>Visited the DAVID Website</w:t>
      </w:r>
      <w:r>
        <w:rPr>
          <w:b/>
          <w:sz w:val="26"/>
          <w:szCs w:val="26"/>
        </w:rPr>
        <w:br/>
      </w:r>
      <w:r>
        <w:rPr>
          <w:sz w:val="26"/>
          <w:szCs w:val="26"/>
        </w:rPr>
        <w:t xml:space="preserve">I went to the official DAVID website: </w:t>
      </w:r>
      <w:hyperlink r:id="rId5">
        <w:r>
          <w:rPr>
            <w:color w:val="1155CC"/>
            <w:sz w:val="26"/>
            <w:szCs w:val="26"/>
            <w:u w:val="single"/>
          </w:rPr>
          <w:t>https://david.ncifcrf.gov</w:t>
        </w:r>
      </w:hyperlink>
    </w:p>
    <w:p w14:paraId="7007F71F" w14:textId="77777777" w:rsidR="00EB04CE" w:rsidRDefault="00000000">
      <w:pPr>
        <w:numPr>
          <w:ilvl w:val="0"/>
          <w:numId w:val="6"/>
        </w:numPr>
        <w:rPr>
          <w:sz w:val="26"/>
          <w:szCs w:val="26"/>
        </w:rPr>
      </w:pPr>
      <w:r>
        <w:rPr>
          <w:b/>
          <w:sz w:val="26"/>
          <w:szCs w:val="26"/>
        </w:rPr>
        <w:t>Uploaded My Gene List</w:t>
      </w:r>
      <w:r>
        <w:rPr>
          <w:b/>
          <w:sz w:val="26"/>
          <w:szCs w:val="26"/>
        </w:rPr>
        <w:br/>
      </w:r>
      <w:r>
        <w:rPr>
          <w:sz w:val="26"/>
          <w:szCs w:val="26"/>
        </w:rPr>
        <w:t xml:space="preserve">On the homepage, I used the "Upload" or "Gene List" option to paste or upload my list of the </w:t>
      </w:r>
      <w:r>
        <w:rPr>
          <w:b/>
          <w:sz w:val="26"/>
          <w:szCs w:val="26"/>
        </w:rPr>
        <w:t>top 200 gene symbols</w:t>
      </w:r>
      <w:r>
        <w:rPr>
          <w:sz w:val="26"/>
          <w:szCs w:val="26"/>
        </w:rPr>
        <w:t xml:space="preserve"> I had previously selected from my </w:t>
      </w:r>
      <w:proofErr w:type="spellStart"/>
      <w:r>
        <w:rPr>
          <w:sz w:val="26"/>
          <w:szCs w:val="26"/>
        </w:rPr>
        <w:t>Cuffdiff</w:t>
      </w:r>
      <w:proofErr w:type="spellEnd"/>
      <w:r>
        <w:rPr>
          <w:sz w:val="26"/>
          <w:szCs w:val="26"/>
        </w:rPr>
        <w:t xml:space="preserve"> analysis.</w:t>
      </w:r>
    </w:p>
    <w:p w14:paraId="7CA05E70" w14:textId="77777777" w:rsidR="00EB04CE" w:rsidRDefault="00000000">
      <w:pPr>
        <w:numPr>
          <w:ilvl w:val="0"/>
          <w:numId w:val="6"/>
        </w:numPr>
        <w:rPr>
          <w:sz w:val="26"/>
          <w:szCs w:val="26"/>
        </w:rPr>
      </w:pPr>
      <w:r>
        <w:rPr>
          <w:b/>
          <w:sz w:val="26"/>
          <w:szCs w:val="26"/>
        </w:rPr>
        <w:t>Selected Functional Annotation Categories</w:t>
      </w:r>
      <w:r>
        <w:rPr>
          <w:b/>
          <w:sz w:val="26"/>
          <w:szCs w:val="26"/>
        </w:rPr>
        <w:br/>
      </w:r>
      <w:r>
        <w:rPr>
          <w:sz w:val="26"/>
          <w:szCs w:val="26"/>
        </w:rPr>
        <w:t xml:space="preserve">I navigated to the </w:t>
      </w:r>
      <w:r>
        <w:rPr>
          <w:b/>
          <w:sz w:val="26"/>
          <w:szCs w:val="26"/>
        </w:rPr>
        <w:t>“Functional Annotation Tool”</w:t>
      </w:r>
      <w:r>
        <w:rPr>
          <w:sz w:val="26"/>
          <w:szCs w:val="26"/>
        </w:rPr>
        <w:t xml:space="preserve"> section and selected these categories:</w:t>
      </w:r>
    </w:p>
    <w:p w14:paraId="2F53EA65" w14:textId="77777777" w:rsidR="00EB04CE" w:rsidRDefault="00000000">
      <w:pPr>
        <w:numPr>
          <w:ilvl w:val="1"/>
          <w:numId w:val="6"/>
        </w:numPr>
        <w:rPr>
          <w:sz w:val="26"/>
          <w:szCs w:val="26"/>
        </w:rPr>
      </w:pPr>
      <w:r>
        <w:rPr>
          <w:sz w:val="26"/>
          <w:szCs w:val="26"/>
        </w:rPr>
        <w:t xml:space="preserve">Under </w:t>
      </w:r>
      <w:r>
        <w:rPr>
          <w:b/>
          <w:sz w:val="26"/>
          <w:szCs w:val="26"/>
        </w:rPr>
        <w:t>Gene Ontology (GO)</w:t>
      </w:r>
      <w:r>
        <w:rPr>
          <w:sz w:val="26"/>
          <w:szCs w:val="26"/>
        </w:rPr>
        <w:t>:</w:t>
      </w:r>
    </w:p>
    <w:p w14:paraId="4153FA56" w14:textId="77777777" w:rsidR="00EB04CE" w:rsidRDefault="00000000">
      <w:pPr>
        <w:numPr>
          <w:ilvl w:val="2"/>
          <w:numId w:val="6"/>
        </w:numPr>
        <w:rPr>
          <w:sz w:val="26"/>
          <w:szCs w:val="26"/>
        </w:rPr>
      </w:pPr>
      <w:r>
        <w:rPr>
          <w:rFonts w:ascii="Roboto Mono" w:eastAsia="Roboto Mono" w:hAnsi="Roboto Mono" w:cs="Roboto Mono"/>
          <w:sz w:val="26"/>
          <w:szCs w:val="26"/>
        </w:rPr>
        <w:t>GOTERM_BP_ALL</w:t>
      </w:r>
      <w:r>
        <w:rPr>
          <w:rFonts w:ascii="Arial Unicode MS" w:eastAsia="Arial Unicode MS" w:hAnsi="Arial Unicode MS" w:cs="Arial Unicode MS"/>
          <w:sz w:val="26"/>
          <w:szCs w:val="26"/>
        </w:rPr>
        <w:t xml:space="preserve"> → for Biological Processes</w:t>
      </w:r>
    </w:p>
    <w:p w14:paraId="4DB78052" w14:textId="77777777" w:rsidR="00EB04CE" w:rsidRDefault="00000000">
      <w:pPr>
        <w:numPr>
          <w:ilvl w:val="2"/>
          <w:numId w:val="6"/>
        </w:numPr>
        <w:rPr>
          <w:sz w:val="26"/>
          <w:szCs w:val="26"/>
        </w:rPr>
      </w:pPr>
      <w:r>
        <w:rPr>
          <w:rFonts w:ascii="Roboto Mono" w:eastAsia="Roboto Mono" w:hAnsi="Roboto Mono" w:cs="Roboto Mono"/>
          <w:sz w:val="26"/>
          <w:szCs w:val="26"/>
        </w:rPr>
        <w:t>GOTERM_CC_ALL</w:t>
      </w:r>
      <w:r>
        <w:rPr>
          <w:rFonts w:ascii="Arial Unicode MS" w:eastAsia="Arial Unicode MS" w:hAnsi="Arial Unicode MS" w:cs="Arial Unicode MS"/>
          <w:sz w:val="26"/>
          <w:szCs w:val="26"/>
        </w:rPr>
        <w:t xml:space="preserve"> → for Cellular Components</w:t>
      </w:r>
    </w:p>
    <w:p w14:paraId="13C2A3C8" w14:textId="77777777" w:rsidR="00EB04CE" w:rsidRDefault="00000000">
      <w:pPr>
        <w:numPr>
          <w:ilvl w:val="2"/>
          <w:numId w:val="6"/>
        </w:numPr>
        <w:rPr>
          <w:sz w:val="26"/>
          <w:szCs w:val="26"/>
        </w:rPr>
      </w:pPr>
      <w:r>
        <w:rPr>
          <w:rFonts w:ascii="Roboto Mono" w:eastAsia="Roboto Mono" w:hAnsi="Roboto Mono" w:cs="Roboto Mono"/>
          <w:sz w:val="26"/>
          <w:szCs w:val="26"/>
        </w:rPr>
        <w:t>GOTERM_MF_ALL</w:t>
      </w:r>
      <w:r>
        <w:rPr>
          <w:rFonts w:ascii="Arial Unicode MS" w:eastAsia="Arial Unicode MS" w:hAnsi="Arial Unicode MS" w:cs="Arial Unicode MS"/>
          <w:sz w:val="26"/>
          <w:szCs w:val="26"/>
        </w:rPr>
        <w:t xml:space="preserve"> → for Molecular Functions</w:t>
      </w:r>
    </w:p>
    <w:p w14:paraId="2D11E8E7" w14:textId="77777777" w:rsidR="00EB04CE" w:rsidRDefault="00000000">
      <w:pPr>
        <w:numPr>
          <w:ilvl w:val="1"/>
          <w:numId w:val="6"/>
        </w:numPr>
        <w:rPr>
          <w:sz w:val="26"/>
          <w:szCs w:val="26"/>
        </w:rPr>
      </w:pPr>
      <w:r>
        <w:rPr>
          <w:sz w:val="26"/>
          <w:szCs w:val="26"/>
        </w:rPr>
        <w:t xml:space="preserve">Under </w:t>
      </w:r>
      <w:r>
        <w:rPr>
          <w:b/>
          <w:sz w:val="26"/>
          <w:szCs w:val="26"/>
        </w:rPr>
        <w:t>Pathways</w:t>
      </w:r>
      <w:r>
        <w:rPr>
          <w:sz w:val="26"/>
          <w:szCs w:val="26"/>
        </w:rPr>
        <w:t>:</w:t>
      </w:r>
    </w:p>
    <w:p w14:paraId="2320B711" w14:textId="77777777" w:rsidR="00EB04CE" w:rsidRDefault="00000000">
      <w:pPr>
        <w:numPr>
          <w:ilvl w:val="2"/>
          <w:numId w:val="6"/>
        </w:numPr>
        <w:rPr>
          <w:sz w:val="26"/>
          <w:szCs w:val="26"/>
        </w:rPr>
      </w:pPr>
      <w:r>
        <w:rPr>
          <w:rFonts w:ascii="Roboto Mono" w:eastAsia="Roboto Mono" w:hAnsi="Roboto Mono" w:cs="Roboto Mono"/>
          <w:sz w:val="26"/>
          <w:szCs w:val="26"/>
        </w:rPr>
        <w:t>KEGG_PATHWAY</w:t>
      </w:r>
      <w:r>
        <w:rPr>
          <w:rFonts w:ascii="Arial Unicode MS" w:eastAsia="Arial Unicode MS" w:hAnsi="Arial Unicode MS" w:cs="Arial Unicode MS"/>
          <w:sz w:val="26"/>
          <w:szCs w:val="26"/>
        </w:rPr>
        <w:t xml:space="preserve"> → to analyze known biological pathways.</w:t>
      </w:r>
    </w:p>
    <w:p w14:paraId="391BD627" w14:textId="77777777" w:rsidR="00EB04CE" w:rsidRDefault="00000000">
      <w:pPr>
        <w:numPr>
          <w:ilvl w:val="0"/>
          <w:numId w:val="6"/>
        </w:numPr>
        <w:rPr>
          <w:sz w:val="26"/>
          <w:szCs w:val="26"/>
        </w:rPr>
      </w:pPr>
      <w:r>
        <w:rPr>
          <w:b/>
          <w:sz w:val="26"/>
          <w:szCs w:val="26"/>
        </w:rPr>
        <w:t>Performed Functional Annotation Clustering</w:t>
      </w:r>
      <w:r>
        <w:rPr>
          <w:b/>
          <w:sz w:val="26"/>
          <w:szCs w:val="26"/>
        </w:rPr>
        <w:br/>
      </w:r>
      <w:r>
        <w:rPr>
          <w:sz w:val="26"/>
          <w:szCs w:val="26"/>
        </w:rPr>
        <w:t xml:space="preserve">After selecting the categories, I clicked the </w:t>
      </w:r>
      <w:r>
        <w:rPr>
          <w:b/>
          <w:sz w:val="26"/>
          <w:szCs w:val="26"/>
        </w:rPr>
        <w:t>“Functional Annotation Clustering”</w:t>
      </w:r>
      <w:r>
        <w:rPr>
          <w:sz w:val="26"/>
          <w:szCs w:val="26"/>
        </w:rPr>
        <w:t xml:space="preserve"> button. This started the enrichment analysis.</w:t>
      </w:r>
    </w:p>
    <w:p w14:paraId="7BF35AE0" w14:textId="4BAFA397" w:rsidR="00EB04CE" w:rsidRDefault="00000000">
      <w:pPr>
        <w:numPr>
          <w:ilvl w:val="0"/>
          <w:numId w:val="6"/>
        </w:numPr>
        <w:rPr>
          <w:sz w:val="26"/>
          <w:szCs w:val="26"/>
        </w:rPr>
      </w:pPr>
      <w:r>
        <w:rPr>
          <w:b/>
          <w:sz w:val="26"/>
          <w:szCs w:val="26"/>
        </w:rPr>
        <w:t>Reviewed My Results</w:t>
      </w:r>
      <w:r>
        <w:rPr>
          <w:b/>
          <w:sz w:val="26"/>
          <w:szCs w:val="26"/>
        </w:rPr>
        <w:br/>
      </w:r>
      <w:r>
        <w:rPr>
          <w:sz w:val="26"/>
          <w:szCs w:val="26"/>
        </w:rPr>
        <w:t xml:space="preserve">Once the results were ready, DAVID gave me a list of </w:t>
      </w:r>
      <w:r>
        <w:rPr>
          <w:b/>
          <w:sz w:val="26"/>
          <w:szCs w:val="26"/>
        </w:rPr>
        <w:t>enriched terms</w:t>
      </w:r>
      <w:r w:rsidR="001355B9">
        <w:rPr>
          <w:b/>
          <w:sz w:val="26"/>
          <w:szCs w:val="26"/>
        </w:rPr>
        <w:t xml:space="preserve"> </w:t>
      </w:r>
      <w:proofErr w:type="gramStart"/>
      <w:r>
        <w:rPr>
          <w:sz w:val="26"/>
          <w:szCs w:val="26"/>
        </w:rPr>
        <w:t xml:space="preserve">that </w:t>
      </w:r>
      <w:r w:rsidR="001355B9">
        <w:rPr>
          <w:sz w:val="26"/>
          <w:szCs w:val="26"/>
        </w:rPr>
        <w:t xml:space="preserve"> </w:t>
      </w:r>
      <w:r>
        <w:rPr>
          <w:sz w:val="26"/>
          <w:szCs w:val="26"/>
        </w:rPr>
        <w:t>is</w:t>
      </w:r>
      <w:proofErr w:type="gramEnd"/>
      <w:r>
        <w:rPr>
          <w:sz w:val="26"/>
          <w:szCs w:val="26"/>
        </w:rPr>
        <w:t xml:space="preserve">, functions or processes that were </w:t>
      </w:r>
      <w:r>
        <w:rPr>
          <w:b/>
          <w:sz w:val="26"/>
          <w:szCs w:val="26"/>
        </w:rPr>
        <w:t>overrepresented</w:t>
      </w:r>
      <w:r>
        <w:rPr>
          <w:sz w:val="26"/>
          <w:szCs w:val="26"/>
        </w:rPr>
        <w:t xml:space="preserve"> in my list of DEGs. These helped me understand which biological themes are most relevant in my data.</w:t>
      </w:r>
    </w:p>
    <w:p w14:paraId="41F232DE" w14:textId="2C23B704" w:rsidR="00EB04CE" w:rsidRDefault="00000000">
      <w:pPr>
        <w:numPr>
          <w:ilvl w:val="0"/>
          <w:numId w:val="6"/>
        </w:numPr>
        <w:spacing w:after="240"/>
        <w:rPr>
          <w:sz w:val="26"/>
          <w:szCs w:val="26"/>
        </w:rPr>
      </w:pPr>
      <w:r>
        <w:rPr>
          <w:b/>
          <w:sz w:val="26"/>
          <w:szCs w:val="26"/>
        </w:rPr>
        <w:lastRenderedPageBreak/>
        <w:t>Repeated the Process for Each Analysis Type</w:t>
      </w:r>
      <w:r>
        <w:rPr>
          <w:b/>
          <w:sz w:val="26"/>
          <w:szCs w:val="26"/>
        </w:rPr>
        <w:br/>
      </w:r>
      <w:r>
        <w:rPr>
          <w:sz w:val="26"/>
          <w:szCs w:val="26"/>
        </w:rPr>
        <w:t xml:space="preserve">I went back and repeated steps 3–5 to make sure I got results for </w:t>
      </w:r>
      <w:r>
        <w:rPr>
          <w:b/>
          <w:sz w:val="26"/>
          <w:szCs w:val="26"/>
        </w:rPr>
        <w:t>each GO category and KEGG pathway</w:t>
      </w:r>
      <w:r w:rsidR="001355B9">
        <w:rPr>
          <w:b/>
          <w:sz w:val="26"/>
          <w:szCs w:val="26"/>
        </w:rPr>
        <w:t xml:space="preserve"> </w:t>
      </w:r>
      <w:r>
        <w:rPr>
          <w:sz w:val="26"/>
          <w:szCs w:val="26"/>
        </w:rPr>
        <w:t>individually, to keep things organized and easy to interpret.</w:t>
      </w:r>
    </w:p>
    <w:p w14:paraId="03965348" w14:textId="77777777" w:rsidR="00EB04CE" w:rsidRDefault="00000000">
      <w:pPr>
        <w:rPr>
          <w:b/>
          <w:sz w:val="34"/>
          <w:szCs w:val="34"/>
        </w:rPr>
      </w:pPr>
      <w:r>
        <w:rPr>
          <w:b/>
          <w:sz w:val="34"/>
          <w:szCs w:val="34"/>
        </w:rPr>
        <w:t xml:space="preserve">PART 2: Using </w:t>
      </w:r>
      <w:proofErr w:type="spellStart"/>
      <w:r>
        <w:rPr>
          <w:b/>
          <w:sz w:val="34"/>
          <w:szCs w:val="34"/>
        </w:rPr>
        <w:t>Cytoscape</w:t>
      </w:r>
      <w:proofErr w:type="spellEnd"/>
      <w:r>
        <w:rPr>
          <w:b/>
          <w:sz w:val="34"/>
          <w:szCs w:val="34"/>
        </w:rPr>
        <w:t xml:space="preserve"> + </w:t>
      </w:r>
      <w:proofErr w:type="spellStart"/>
      <w:r>
        <w:rPr>
          <w:b/>
          <w:sz w:val="34"/>
          <w:szCs w:val="34"/>
        </w:rPr>
        <w:t>BiNGO</w:t>
      </w:r>
      <w:proofErr w:type="spellEnd"/>
      <w:r>
        <w:rPr>
          <w:b/>
          <w:sz w:val="34"/>
          <w:szCs w:val="34"/>
        </w:rPr>
        <w:t xml:space="preserve"> Plugin for Visualizing GO Terms</w:t>
      </w:r>
    </w:p>
    <w:p w14:paraId="3905A276" w14:textId="77777777" w:rsidR="00EB04CE" w:rsidRDefault="00000000">
      <w:pPr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Why I Used </w:t>
      </w:r>
      <w:proofErr w:type="spellStart"/>
      <w:r>
        <w:rPr>
          <w:b/>
          <w:color w:val="000000"/>
          <w:sz w:val="26"/>
          <w:szCs w:val="26"/>
        </w:rPr>
        <w:t>Cytoscape</w:t>
      </w:r>
      <w:proofErr w:type="spellEnd"/>
    </w:p>
    <w:p w14:paraId="28365047" w14:textId="77777777" w:rsidR="00EB04CE" w:rsidRDefault="00000000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 xml:space="preserve">I wanted to go beyond just lists and see </w:t>
      </w:r>
      <w:r>
        <w:rPr>
          <w:b/>
          <w:sz w:val="26"/>
          <w:szCs w:val="26"/>
        </w:rPr>
        <w:t>graphs</w:t>
      </w:r>
      <w:r>
        <w:rPr>
          <w:sz w:val="26"/>
          <w:szCs w:val="26"/>
        </w:rPr>
        <w:t xml:space="preserve"> of the enriched terms for better presentation and understanding. </w:t>
      </w:r>
      <w:proofErr w:type="spellStart"/>
      <w:r>
        <w:rPr>
          <w:sz w:val="26"/>
          <w:szCs w:val="26"/>
        </w:rPr>
        <w:t>Cytoscape</w:t>
      </w:r>
      <w:proofErr w:type="spellEnd"/>
      <w:r>
        <w:rPr>
          <w:sz w:val="26"/>
          <w:szCs w:val="26"/>
        </w:rPr>
        <w:t xml:space="preserve">, with the </w:t>
      </w:r>
      <w:proofErr w:type="spellStart"/>
      <w:r>
        <w:rPr>
          <w:b/>
          <w:sz w:val="26"/>
          <w:szCs w:val="26"/>
        </w:rPr>
        <w:t>BiNGO</w:t>
      </w:r>
      <w:proofErr w:type="spellEnd"/>
      <w:r>
        <w:rPr>
          <w:b/>
          <w:sz w:val="26"/>
          <w:szCs w:val="26"/>
        </w:rPr>
        <w:t xml:space="preserve"> plugin</w:t>
      </w:r>
      <w:r>
        <w:rPr>
          <w:sz w:val="26"/>
          <w:szCs w:val="26"/>
        </w:rPr>
        <w:t>, allowed me to do this.</w:t>
      </w:r>
    </w:p>
    <w:p w14:paraId="46B26B3D" w14:textId="77777777" w:rsidR="00EB04CE" w:rsidRDefault="00000000">
      <w:pPr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 Steps I Followed:</w:t>
      </w:r>
    </w:p>
    <w:p w14:paraId="45C8ECE2" w14:textId="77777777" w:rsidR="00EB04CE" w:rsidRDefault="00000000">
      <w:pPr>
        <w:numPr>
          <w:ilvl w:val="0"/>
          <w:numId w:val="7"/>
        </w:numPr>
        <w:spacing w:before="240"/>
        <w:rPr>
          <w:sz w:val="26"/>
          <w:szCs w:val="26"/>
        </w:rPr>
      </w:pPr>
      <w:r>
        <w:rPr>
          <w:b/>
          <w:sz w:val="26"/>
          <w:szCs w:val="26"/>
        </w:rPr>
        <w:t xml:space="preserve">Installed </w:t>
      </w:r>
      <w:proofErr w:type="spellStart"/>
      <w:r>
        <w:rPr>
          <w:b/>
          <w:sz w:val="26"/>
          <w:szCs w:val="26"/>
        </w:rPr>
        <w:t>BiNGO</w:t>
      </w:r>
      <w:proofErr w:type="spellEnd"/>
      <w:r>
        <w:rPr>
          <w:b/>
          <w:sz w:val="26"/>
          <w:szCs w:val="26"/>
        </w:rPr>
        <w:t xml:space="preserve"> in </w:t>
      </w:r>
      <w:proofErr w:type="spellStart"/>
      <w:r>
        <w:rPr>
          <w:b/>
          <w:sz w:val="26"/>
          <w:szCs w:val="26"/>
        </w:rPr>
        <w:t>Cytoscape</w:t>
      </w:r>
      <w:proofErr w:type="spellEnd"/>
    </w:p>
    <w:p w14:paraId="48347F41" w14:textId="77777777" w:rsidR="00EB04CE" w:rsidRDefault="00000000">
      <w:pPr>
        <w:numPr>
          <w:ilvl w:val="1"/>
          <w:numId w:val="7"/>
        </w:numPr>
        <w:rPr>
          <w:sz w:val="26"/>
          <w:szCs w:val="26"/>
        </w:rPr>
      </w:pPr>
      <w:r>
        <w:rPr>
          <w:sz w:val="26"/>
          <w:szCs w:val="26"/>
        </w:rPr>
        <w:t xml:space="preserve">I opened </w:t>
      </w:r>
      <w:proofErr w:type="spellStart"/>
      <w:r>
        <w:rPr>
          <w:b/>
          <w:sz w:val="26"/>
          <w:szCs w:val="26"/>
        </w:rPr>
        <w:t>Cytoscape</w:t>
      </w:r>
      <w:proofErr w:type="spellEnd"/>
      <w:r>
        <w:rPr>
          <w:sz w:val="26"/>
          <w:szCs w:val="26"/>
        </w:rPr>
        <w:t>.</w:t>
      </w:r>
    </w:p>
    <w:p w14:paraId="2102C2B2" w14:textId="77777777" w:rsidR="00EB04CE" w:rsidRDefault="00000000">
      <w:pPr>
        <w:numPr>
          <w:ilvl w:val="1"/>
          <w:numId w:val="7"/>
        </w:numPr>
        <w:rPr>
          <w:sz w:val="26"/>
          <w:szCs w:val="26"/>
        </w:rPr>
      </w:pPr>
      <w:r>
        <w:rPr>
          <w:sz w:val="26"/>
          <w:szCs w:val="26"/>
        </w:rPr>
        <w:t xml:space="preserve">From the top menu, I went to </w:t>
      </w:r>
      <w:r>
        <w:rPr>
          <w:rFonts w:ascii="Arial Unicode MS" w:eastAsia="Arial Unicode MS" w:hAnsi="Arial Unicode MS" w:cs="Arial Unicode MS"/>
          <w:b/>
          <w:sz w:val="26"/>
          <w:szCs w:val="26"/>
        </w:rPr>
        <w:t>"Apps" → "App Manager"</w:t>
      </w:r>
      <w:r>
        <w:rPr>
          <w:sz w:val="26"/>
          <w:szCs w:val="26"/>
        </w:rPr>
        <w:t>.</w:t>
      </w:r>
    </w:p>
    <w:p w14:paraId="01F3F797" w14:textId="77777777" w:rsidR="00EB04CE" w:rsidRDefault="00000000">
      <w:pPr>
        <w:numPr>
          <w:ilvl w:val="1"/>
          <w:numId w:val="7"/>
        </w:numPr>
        <w:rPr>
          <w:sz w:val="26"/>
          <w:szCs w:val="26"/>
        </w:rPr>
      </w:pPr>
      <w:r>
        <w:rPr>
          <w:sz w:val="26"/>
          <w:szCs w:val="26"/>
        </w:rPr>
        <w:t xml:space="preserve">I searched for </w:t>
      </w:r>
      <w:proofErr w:type="spellStart"/>
      <w:r>
        <w:rPr>
          <w:b/>
          <w:sz w:val="26"/>
          <w:szCs w:val="26"/>
        </w:rPr>
        <w:t>BiNGO</w:t>
      </w:r>
      <w:proofErr w:type="spellEnd"/>
      <w:r>
        <w:rPr>
          <w:sz w:val="26"/>
          <w:szCs w:val="26"/>
        </w:rPr>
        <w:t>, then installed it.</w:t>
      </w:r>
    </w:p>
    <w:p w14:paraId="076E15EE" w14:textId="77777777" w:rsidR="00EB04CE" w:rsidRDefault="00000000">
      <w:pPr>
        <w:numPr>
          <w:ilvl w:val="0"/>
          <w:numId w:val="7"/>
        </w:numPr>
        <w:rPr>
          <w:sz w:val="26"/>
          <w:szCs w:val="26"/>
        </w:rPr>
      </w:pPr>
      <w:r>
        <w:rPr>
          <w:b/>
          <w:sz w:val="26"/>
          <w:szCs w:val="26"/>
        </w:rPr>
        <w:t>Imported My Gene List</w:t>
      </w:r>
      <w:r>
        <w:rPr>
          <w:b/>
          <w:sz w:val="26"/>
          <w:szCs w:val="26"/>
        </w:rPr>
        <w:br/>
      </w:r>
      <w:r>
        <w:rPr>
          <w:sz w:val="26"/>
          <w:szCs w:val="26"/>
        </w:rPr>
        <w:t xml:space="preserve">I loaded my 200 gene symbols into </w:t>
      </w:r>
      <w:proofErr w:type="spellStart"/>
      <w:r>
        <w:rPr>
          <w:sz w:val="26"/>
          <w:szCs w:val="26"/>
        </w:rPr>
        <w:t>Cytoscape</w:t>
      </w:r>
      <w:proofErr w:type="spellEnd"/>
      <w:r>
        <w:rPr>
          <w:sz w:val="26"/>
          <w:szCs w:val="26"/>
        </w:rPr>
        <w:t xml:space="preserve"> using the import function.</w:t>
      </w:r>
    </w:p>
    <w:p w14:paraId="254BF62D" w14:textId="77777777" w:rsidR="00EB04CE" w:rsidRDefault="00000000">
      <w:pPr>
        <w:numPr>
          <w:ilvl w:val="0"/>
          <w:numId w:val="7"/>
        </w:numPr>
        <w:rPr>
          <w:sz w:val="26"/>
          <w:szCs w:val="26"/>
        </w:rPr>
      </w:pPr>
      <w:r>
        <w:rPr>
          <w:b/>
          <w:sz w:val="26"/>
          <w:szCs w:val="26"/>
        </w:rPr>
        <w:t xml:space="preserve">Ran </w:t>
      </w:r>
      <w:proofErr w:type="spellStart"/>
      <w:r>
        <w:rPr>
          <w:b/>
          <w:sz w:val="26"/>
          <w:szCs w:val="26"/>
        </w:rPr>
        <w:t>BiNGO</w:t>
      </w:r>
      <w:proofErr w:type="spellEnd"/>
      <w:r>
        <w:rPr>
          <w:b/>
          <w:sz w:val="26"/>
          <w:szCs w:val="26"/>
        </w:rPr>
        <w:t xml:space="preserve"> for Each GO Category</w:t>
      </w:r>
    </w:p>
    <w:p w14:paraId="6E2FD4FB" w14:textId="77777777" w:rsidR="00EB04CE" w:rsidRDefault="00000000">
      <w:pPr>
        <w:numPr>
          <w:ilvl w:val="1"/>
          <w:numId w:val="7"/>
        </w:numPr>
        <w:rPr>
          <w:sz w:val="26"/>
          <w:szCs w:val="26"/>
        </w:rPr>
      </w:pPr>
      <w:r>
        <w:rPr>
          <w:sz w:val="26"/>
          <w:szCs w:val="26"/>
        </w:rPr>
        <w:t xml:space="preserve">I opened </w:t>
      </w:r>
      <w:proofErr w:type="spellStart"/>
      <w:r>
        <w:rPr>
          <w:b/>
          <w:sz w:val="26"/>
          <w:szCs w:val="26"/>
        </w:rPr>
        <w:t>BiNGO</w:t>
      </w:r>
      <w:proofErr w:type="spellEnd"/>
      <w:r>
        <w:rPr>
          <w:sz w:val="26"/>
          <w:szCs w:val="26"/>
        </w:rPr>
        <w:t xml:space="preserve"> from the "Apps" menu.</w:t>
      </w:r>
    </w:p>
    <w:p w14:paraId="3C0A9E6D" w14:textId="77777777" w:rsidR="00EB04CE" w:rsidRDefault="00000000">
      <w:pPr>
        <w:numPr>
          <w:ilvl w:val="1"/>
          <w:numId w:val="7"/>
        </w:numPr>
        <w:rPr>
          <w:sz w:val="26"/>
          <w:szCs w:val="26"/>
        </w:rPr>
      </w:pPr>
      <w:r>
        <w:rPr>
          <w:sz w:val="26"/>
          <w:szCs w:val="26"/>
        </w:rPr>
        <w:t xml:space="preserve">I ran GO enrichment analysis </w:t>
      </w:r>
      <w:r>
        <w:rPr>
          <w:b/>
          <w:sz w:val="26"/>
          <w:szCs w:val="26"/>
        </w:rPr>
        <w:t>three times</w:t>
      </w:r>
      <w:r>
        <w:rPr>
          <w:sz w:val="26"/>
          <w:szCs w:val="26"/>
        </w:rPr>
        <w:t>, once for each category:</w:t>
      </w:r>
    </w:p>
    <w:p w14:paraId="7E6C99C7" w14:textId="77777777" w:rsidR="00EB04CE" w:rsidRDefault="00000000">
      <w:pPr>
        <w:numPr>
          <w:ilvl w:val="2"/>
          <w:numId w:val="7"/>
        </w:numPr>
        <w:rPr>
          <w:sz w:val="26"/>
          <w:szCs w:val="26"/>
        </w:rPr>
      </w:pPr>
      <w:r>
        <w:rPr>
          <w:b/>
          <w:sz w:val="26"/>
          <w:szCs w:val="26"/>
        </w:rPr>
        <w:t>GO_BP</w:t>
      </w:r>
      <w:r>
        <w:rPr>
          <w:rFonts w:ascii="Arial Unicode MS" w:eastAsia="Arial Unicode MS" w:hAnsi="Arial Unicode MS" w:cs="Arial Unicode MS"/>
          <w:sz w:val="26"/>
          <w:szCs w:val="26"/>
        </w:rPr>
        <w:t xml:space="preserve"> → Biological Process</w:t>
      </w:r>
    </w:p>
    <w:p w14:paraId="275473DC" w14:textId="77777777" w:rsidR="00EB04CE" w:rsidRDefault="00000000">
      <w:pPr>
        <w:numPr>
          <w:ilvl w:val="2"/>
          <w:numId w:val="7"/>
        </w:numPr>
        <w:rPr>
          <w:sz w:val="26"/>
          <w:szCs w:val="26"/>
        </w:rPr>
      </w:pPr>
      <w:r>
        <w:rPr>
          <w:b/>
          <w:sz w:val="26"/>
          <w:szCs w:val="26"/>
        </w:rPr>
        <w:t>GO_MF</w:t>
      </w:r>
      <w:r>
        <w:rPr>
          <w:rFonts w:ascii="Arial Unicode MS" w:eastAsia="Arial Unicode MS" w:hAnsi="Arial Unicode MS" w:cs="Arial Unicode MS"/>
          <w:sz w:val="26"/>
          <w:szCs w:val="26"/>
        </w:rPr>
        <w:t xml:space="preserve"> → Molecular Function</w:t>
      </w:r>
    </w:p>
    <w:p w14:paraId="6DED8F78" w14:textId="77777777" w:rsidR="00EB04CE" w:rsidRDefault="00000000">
      <w:pPr>
        <w:numPr>
          <w:ilvl w:val="2"/>
          <w:numId w:val="7"/>
        </w:numPr>
        <w:rPr>
          <w:sz w:val="26"/>
          <w:szCs w:val="26"/>
        </w:rPr>
      </w:pPr>
      <w:r>
        <w:rPr>
          <w:b/>
          <w:sz w:val="26"/>
          <w:szCs w:val="26"/>
        </w:rPr>
        <w:t>GO_CC</w:t>
      </w:r>
      <w:r>
        <w:rPr>
          <w:rFonts w:ascii="Arial Unicode MS" w:eastAsia="Arial Unicode MS" w:hAnsi="Arial Unicode MS" w:cs="Arial Unicode MS"/>
          <w:sz w:val="26"/>
          <w:szCs w:val="26"/>
        </w:rPr>
        <w:t xml:space="preserve"> → Cellular Component</w:t>
      </w:r>
    </w:p>
    <w:p w14:paraId="4DA5D28C" w14:textId="77777777" w:rsidR="00EB04CE" w:rsidRDefault="00000000">
      <w:pPr>
        <w:numPr>
          <w:ilvl w:val="1"/>
          <w:numId w:val="7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BiNGO</w:t>
      </w:r>
      <w:proofErr w:type="spellEnd"/>
      <w:r>
        <w:rPr>
          <w:sz w:val="26"/>
          <w:szCs w:val="26"/>
        </w:rPr>
        <w:t xml:space="preserve"> ran the analysis and created </w:t>
      </w:r>
      <w:r>
        <w:rPr>
          <w:b/>
          <w:sz w:val="26"/>
          <w:szCs w:val="26"/>
        </w:rPr>
        <w:t>network graphs</w:t>
      </w:r>
      <w:r>
        <w:rPr>
          <w:sz w:val="26"/>
          <w:szCs w:val="26"/>
        </w:rPr>
        <w:t xml:space="preserve"> showing which GO terms were enriched and how they were connected.</w:t>
      </w:r>
    </w:p>
    <w:p w14:paraId="6D8B2A89" w14:textId="77777777" w:rsidR="00EB04CE" w:rsidRDefault="00000000">
      <w:pPr>
        <w:numPr>
          <w:ilvl w:val="0"/>
          <w:numId w:val="7"/>
        </w:numPr>
        <w:rPr>
          <w:sz w:val="26"/>
          <w:szCs w:val="26"/>
        </w:rPr>
      </w:pPr>
      <w:r>
        <w:rPr>
          <w:b/>
          <w:sz w:val="26"/>
          <w:szCs w:val="26"/>
        </w:rPr>
        <w:t>Downloaded the Graphs</w:t>
      </w:r>
    </w:p>
    <w:p w14:paraId="0EEBB645" w14:textId="7B60D9DE" w:rsidR="00EB04CE" w:rsidRDefault="00000000">
      <w:pPr>
        <w:numPr>
          <w:ilvl w:val="1"/>
          <w:numId w:val="7"/>
        </w:numPr>
        <w:rPr>
          <w:sz w:val="26"/>
          <w:szCs w:val="26"/>
        </w:rPr>
      </w:pPr>
      <w:r>
        <w:rPr>
          <w:sz w:val="26"/>
          <w:szCs w:val="26"/>
        </w:rPr>
        <w:t xml:space="preserve">Once the analysis was done, I </w:t>
      </w:r>
      <w:r w:rsidR="001355B9">
        <w:rPr>
          <w:sz w:val="26"/>
          <w:szCs w:val="26"/>
        </w:rPr>
        <w:t>right clicked</w:t>
      </w:r>
      <w:r>
        <w:rPr>
          <w:sz w:val="26"/>
          <w:szCs w:val="26"/>
        </w:rPr>
        <w:t xml:space="preserve"> each graph and chose the </w:t>
      </w:r>
      <w:r>
        <w:rPr>
          <w:b/>
          <w:sz w:val="26"/>
          <w:szCs w:val="26"/>
        </w:rPr>
        <w:t>save/export</w:t>
      </w:r>
      <w:r>
        <w:rPr>
          <w:sz w:val="26"/>
          <w:szCs w:val="26"/>
        </w:rPr>
        <w:t xml:space="preserve"> option.</w:t>
      </w:r>
    </w:p>
    <w:p w14:paraId="03BC2925" w14:textId="77777777" w:rsidR="00EB04CE" w:rsidRDefault="00000000">
      <w:pPr>
        <w:numPr>
          <w:ilvl w:val="1"/>
          <w:numId w:val="7"/>
        </w:numPr>
        <w:rPr>
          <w:sz w:val="26"/>
          <w:szCs w:val="26"/>
        </w:rPr>
      </w:pPr>
      <w:r>
        <w:rPr>
          <w:sz w:val="26"/>
          <w:szCs w:val="26"/>
        </w:rPr>
        <w:t xml:space="preserve">I saved the graphs for </w:t>
      </w:r>
      <w:r>
        <w:rPr>
          <w:b/>
          <w:sz w:val="26"/>
          <w:szCs w:val="26"/>
        </w:rPr>
        <w:t>GO_BP, GO_MF, and GO_CC</w:t>
      </w:r>
      <w:r>
        <w:rPr>
          <w:sz w:val="26"/>
          <w:szCs w:val="26"/>
        </w:rPr>
        <w:t xml:space="preserve"> separately.</w:t>
      </w:r>
    </w:p>
    <w:p w14:paraId="64832D22" w14:textId="77777777" w:rsidR="00EB04CE" w:rsidRDefault="00000000">
      <w:pPr>
        <w:numPr>
          <w:ilvl w:val="0"/>
          <w:numId w:val="7"/>
        </w:numPr>
        <w:rPr>
          <w:sz w:val="26"/>
          <w:szCs w:val="26"/>
        </w:rPr>
      </w:pPr>
      <w:r>
        <w:rPr>
          <w:b/>
          <w:sz w:val="26"/>
          <w:szCs w:val="26"/>
        </w:rPr>
        <w:t>Edited the Figures for Better Presentation</w:t>
      </w:r>
    </w:p>
    <w:p w14:paraId="17675023" w14:textId="77777777" w:rsidR="00EB04CE" w:rsidRDefault="00000000">
      <w:pPr>
        <w:numPr>
          <w:ilvl w:val="1"/>
          <w:numId w:val="7"/>
        </w:numPr>
        <w:rPr>
          <w:sz w:val="26"/>
          <w:szCs w:val="26"/>
        </w:rPr>
      </w:pPr>
      <w:r>
        <w:rPr>
          <w:sz w:val="26"/>
          <w:szCs w:val="26"/>
        </w:rPr>
        <w:t xml:space="preserve">I opened each graph in </w:t>
      </w:r>
      <w:proofErr w:type="spellStart"/>
      <w:r>
        <w:rPr>
          <w:sz w:val="26"/>
          <w:szCs w:val="26"/>
        </w:rPr>
        <w:t>Cytoscape</w:t>
      </w:r>
      <w:proofErr w:type="spellEnd"/>
      <w:r>
        <w:rPr>
          <w:sz w:val="26"/>
          <w:szCs w:val="26"/>
        </w:rPr>
        <w:t xml:space="preserve"> and used its editing tools to improve the look:</w:t>
      </w:r>
    </w:p>
    <w:p w14:paraId="717A1FEF" w14:textId="77777777" w:rsidR="00EB04CE" w:rsidRDefault="00000000">
      <w:pPr>
        <w:numPr>
          <w:ilvl w:val="2"/>
          <w:numId w:val="7"/>
        </w:numPr>
        <w:rPr>
          <w:sz w:val="26"/>
          <w:szCs w:val="26"/>
        </w:rPr>
      </w:pPr>
      <w:r>
        <w:rPr>
          <w:sz w:val="26"/>
          <w:szCs w:val="26"/>
        </w:rPr>
        <w:lastRenderedPageBreak/>
        <w:t>Changed node colors, shapes, and font sizes.</w:t>
      </w:r>
    </w:p>
    <w:p w14:paraId="75281021" w14:textId="77777777" w:rsidR="00EB04CE" w:rsidRDefault="00000000">
      <w:pPr>
        <w:numPr>
          <w:ilvl w:val="2"/>
          <w:numId w:val="7"/>
        </w:numPr>
        <w:rPr>
          <w:sz w:val="26"/>
          <w:szCs w:val="26"/>
        </w:rPr>
      </w:pPr>
      <w:r>
        <w:rPr>
          <w:sz w:val="26"/>
          <w:szCs w:val="26"/>
        </w:rPr>
        <w:t>Adjusted layout to make the network cleaner.</w:t>
      </w:r>
    </w:p>
    <w:p w14:paraId="1CFFA904" w14:textId="77777777" w:rsidR="00EB04CE" w:rsidRDefault="00000000">
      <w:pPr>
        <w:numPr>
          <w:ilvl w:val="2"/>
          <w:numId w:val="7"/>
        </w:numPr>
        <w:rPr>
          <w:sz w:val="26"/>
          <w:szCs w:val="26"/>
        </w:rPr>
      </w:pPr>
      <w:r>
        <w:rPr>
          <w:sz w:val="26"/>
          <w:szCs w:val="26"/>
        </w:rPr>
        <w:t>Added titles and labels for clarity.</w:t>
      </w:r>
    </w:p>
    <w:p w14:paraId="1703CF01" w14:textId="77777777" w:rsidR="00EB04CE" w:rsidRDefault="00000000">
      <w:pPr>
        <w:numPr>
          <w:ilvl w:val="1"/>
          <w:numId w:val="7"/>
        </w:numPr>
        <w:spacing w:after="240"/>
        <w:rPr>
          <w:sz w:val="26"/>
          <w:szCs w:val="26"/>
        </w:rPr>
      </w:pPr>
      <w:r>
        <w:rPr>
          <w:sz w:val="26"/>
          <w:szCs w:val="26"/>
        </w:rPr>
        <w:t xml:space="preserve">Finally, I saved the </w:t>
      </w:r>
      <w:r>
        <w:rPr>
          <w:b/>
          <w:sz w:val="26"/>
          <w:szCs w:val="26"/>
        </w:rPr>
        <w:t>edited, polished graphs</w:t>
      </w:r>
      <w:r>
        <w:rPr>
          <w:sz w:val="26"/>
          <w:szCs w:val="26"/>
        </w:rPr>
        <w:t xml:space="preserve"> to include them in my report or presentation.</w:t>
      </w:r>
    </w:p>
    <w:p w14:paraId="082916F5" w14:textId="77777777" w:rsidR="00EB04CE" w:rsidRDefault="00EB04CE">
      <w:pPr>
        <w:rPr>
          <w:sz w:val="26"/>
          <w:szCs w:val="26"/>
        </w:rPr>
      </w:pPr>
    </w:p>
    <w:p w14:paraId="7FC41A5E" w14:textId="77777777" w:rsidR="00EB04CE" w:rsidRDefault="00000000">
      <w:pPr>
        <w:rPr>
          <w:b/>
          <w:sz w:val="26"/>
          <w:szCs w:val="26"/>
        </w:rPr>
      </w:pPr>
      <w:bookmarkStart w:id="4" w:name="_eifelzzgkd3a" w:colFirst="0" w:colLast="0"/>
      <w:bookmarkEnd w:id="4"/>
      <w:r>
        <w:rPr>
          <w:b/>
          <w:sz w:val="26"/>
          <w:szCs w:val="26"/>
        </w:rPr>
        <w:t>GOTERM_BP_ALL</w:t>
      </w:r>
    </w:p>
    <w:p w14:paraId="21347698" w14:textId="77777777" w:rsidR="00EB04CE" w:rsidRDefault="00000000">
      <w:pPr>
        <w:rPr>
          <w:ins w:id="5" w:author="PHANEENDRA Reddy" w:date="2025-03-25T04:37:00Z"/>
          <w:b/>
          <w:sz w:val="26"/>
          <w:szCs w:val="26"/>
        </w:rPr>
      </w:pPr>
      <w:r>
        <w:rPr>
          <w:b/>
          <w:noProof/>
          <w:sz w:val="26"/>
          <w:szCs w:val="26"/>
        </w:rPr>
        <w:drawing>
          <wp:inline distT="114300" distB="114300" distL="114300" distR="114300" wp14:anchorId="0CD12940" wp14:editId="4F2822B0">
            <wp:extent cx="5943600" cy="386080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B67504" w14:textId="77777777" w:rsidR="00EB04CE" w:rsidRDefault="00EB04CE">
      <w:pPr>
        <w:rPr>
          <w:ins w:id="6" w:author="PHANEENDRA Reddy" w:date="2025-03-25T04:37:00Z"/>
          <w:b/>
          <w:sz w:val="26"/>
          <w:szCs w:val="26"/>
        </w:rPr>
      </w:pPr>
    </w:p>
    <w:p w14:paraId="16B40574" w14:textId="77777777" w:rsidR="00EB04CE" w:rsidRDefault="00EB04CE">
      <w:pPr>
        <w:rPr>
          <w:ins w:id="7" w:author="PHANEENDRA Reddy" w:date="2025-03-25T04:37:00Z"/>
          <w:b/>
          <w:sz w:val="26"/>
          <w:szCs w:val="26"/>
        </w:rPr>
      </w:pPr>
    </w:p>
    <w:p w14:paraId="1341F54E" w14:textId="77777777" w:rsidR="00EB04CE" w:rsidRDefault="00EB04CE">
      <w:pPr>
        <w:rPr>
          <w:ins w:id="8" w:author="PHANEENDRA Reddy" w:date="2025-03-25T04:37:00Z"/>
          <w:b/>
          <w:sz w:val="26"/>
          <w:szCs w:val="26"/>
        </w:rPr>
      </w:pPr>
    </w:p>
    <w:p w14:paraId="646C73B8" w14:textId="77777777" w:rsidR="00EB04CE" w:rsidRDefault="00EB04CE">
      <w:pPr>
        <w:rPr>
          <w:ins w:id="9" w:author="PHANEENDRA Reddy" w:date="2025-03-25T04:37:00Z"/>
          <w:b/>
          <w:sz w:val="26"/>
          <w:szCs w:val="26"/>
        </w:rPr>
      </w:pPr>
    </w:p>
    <w:p w14:paraId="2FA05780" w14:textId="77777777" w:rsidR="00EB04CE" w:rsidRDefault="00000000">
      <w:pPr>
        <w:rPr>
          <w:ins w:id="10" w:author="PHANEENDRA Reddy" w:date="2025-03-25T04:37:00Z"/>
          <w:b/>
          <w:sz w:val="26"/>
          <w:szCs w:val="26"/>
        </w:rPr>
      </w:pPr>
      <w:ins w:id="11" w:author="PHANEENDRA Reddy" w:date="2025-03-25T04:37:00Z">
        <w:r>
          <w:rPr>
            <w:b/>
            <w:noProof/>
            <w:sz w:val="26"/>
            <w:szCs w:val="26"/>
          </w:rPr>
          <w:lastRenderedPageBreak/>
          <w:drawing>
            <wp:inline distT="114300" distB="114300" distL="114300" distR="114300" wp14:anchorId="51C79ABE" wp14:editId="71885EEF">
              <wp:extent cx="5943600" cy="3073400"/>
              <wp:effectExtent l="0" t="0" r="0" b="0"/>
              <wp:docPr id="2" name="image6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6.png"/>
                      <pic:cNvPicPr preferRelativeResize="0"/>
                    </pic:nvPicPr>
                    <pic:blipFill>
                      <a:blip r:embed="rId7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30734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ins>
    </w:p>
    <w:p w14:paraId="3549946E" w14:textId="77777777" w:rsidR="00EB04CE" w:rsidRDefault="00EB04CE">
      <w:pPr>
        <w:rPr>
          <w:ins w:id="12" w:author="PHANEENDRA Reddy" w:date="2025-03-25T04:37:00Z"/>
          <w:b/>
          <w:sz w:val="26"/>
          <w:szCs w:val="26"/>
        </w:rPr>
      </w:pPr>
    </w:p>
    <w:p w14:paraId="62D00C03" w14:textId="77777777" w:rsidR="00EB04CE" w:rsidRDefault="00EB04CE">
      <w:pPr>
        <w:rPr>
          <w:ins w:id="13" w:author="PHANEENDRA Reddy" w:date="2025-03-25T04:37:00Z"/>
          <w:b/>
          <w:sz w:val="26"/>
          <w:szCs w:val="26"/>
        </w:rPr>
      </w:pPr>
    </w:p>
    <w:p w14:paraId="6269B6F0" w14:textId="77777777" w:rsidR="00EB04CE" w:rsidRDefault="00EB04CE">
      <w:pPr>
        <w:rPr>
          <w:ins w:id="14" w:author="PHANEENDRA Reddy" w:date="2025-03-25T04:37:00Z"/>
          <w:b/>
          <w:sz w:val="26"/>
          <w:szCs w:val="26"/>
        </w:rPr>
      </w:pPr>
    </w:p>
    <w:p w14:paraId="0C9C0BF4" w14:textId="77777777" w:rsidR="00EB04CE" w:rsidRDefault="00000000">
      <w:pPr>
        <w:rPr>
          <w:ins w:id="15" w:author="PHANEENDRA Reddy" w:date="2025-03-25T04:37:00Z"/>
          <w:b/>
          <w:sz w:val="26"/>
          <w:szCs w:val="26"/>
        </w:rPr>
      </w:pPr>
      <w:ins w:id="16" w:author="PHANEENDRA Reddy" w:date="2025-03-25T04:37:00Z">
        <w:r>
          <w:rPr>
            <w:b/>
            <w:noProof/>
            <w:sz w:val="26"/>
            <w:szCs w:val="26"/>
          </w:rPr>
          <w:drawing>
            <wp:inline distT="114300" distB="114300" distL="114300" distR="114300" wp14:anchorId="17AEF6F4" wp14:editId="2E44B958">
              <wp:extent cx="5943600" cy="2247900"/>
              <wp:effectExtent l="0" t="0" r="0" b="0"/>
              <wp:docPr id="3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 preferRelativeResize="0"/>
                    </pic:nvPicPr>
                    <pic:blipFill>
                      <a:blip r:embed="rId8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22479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ins>
    </w:p>
    <w:p w14:paraId="59833F4B" w14:textId="77777777" w:rsidR="00EB04CE" w:rsidRDefault="00EB04CE">
      <w:pPr>
        <w:rPr>
          <w:ins w:id="17" w:author="PHANEENDRA Reddy" w:date="2025-03-25T04:37:00Z"/>
          <w:b/>
          <w:sz w:val="26"/>
          <w:szCs w:val="26"/>
        </w:rPr>
      </w:pPr>
    </w:p>
    <w:p w14:paraId="1B200E2B" w14:textId="77777777" w:rsidR="00EB04CE" w:rsidRDefault="00EB04CE">
      <w:pPr>
        <w:rPr>
          <w:ins w:id="18" w:author="PHANEENDRA Reddy" w:date="2025-03-25T04:37:00Z"/>
          <w:b/>
          <w:sz w:val="26"/>
          <w:szCs w:val="26"/>
        </w:rPr>
      </w:pPr>
    </w:p>
    <w:p w14:paraId="37CC4D01" w14:textId="77777777" w:rsidR="00EB04CE" w:rsidRDefault="00EB04CE">
      <w:pPr>
        <w:rPr>
          <w:ins w:id="19" w:author="PHANEENDRA Reddy" w:date="2025-03-25T04:37:00Z"/>
          <w:b/>
          <w:sz w:val="26"/>
          <w:szCs w:val="26"/>
        </w:rPr>
      </w:pPr>
    </w:p>
    <w:p w14:paraId="33B300D9" w14:textId="77777777" w:rsidR="00EB04CE" w:rsidRDefault="00EB04CE">
      <w:pPr>
        <w:rPr>
          <w:ins w:id="20" w:author="PHANEENDRA Reddy" w:date="2025-03-25T04:37:00Z"/>
          <w:b/>
          <w:sz w:val="26"/>
          <w:szCs w:val="26"/>
        </w:rPr>
      </w:pPr>
    </w:p>
    <w:p w14:paraId="7534445E" w14:textId="77777777" w:rsidR="00EB04CE" w:rsidRDefault="00EB04CE">
      <w:pPr>
        <w:rPr>
          <w:ins w:id="21" w:author="PHANEENDRA Reddy" w:date="2025-03-25T04:37:00Z"/>
          <w:b/>
          <w:sz w:val="26"/>
          <w:szCs w:val="26"/>
        </w:rPr>
      </w:pPr>
    </w:p>
    <w:p w14:paraId="712FCB8C" w14:textId="77777777" w:rsidR="00EB04CE" w:rsidRDefault="00EB04CE">
      <w:pPr>
        <w:rPr>
          <w:ins w:id="22" w:author="PHANEENDRA Reddy" w:date="2025-03-25T04:37:00Z"/>
          <w:b/>
          <w:sz w:val="26"/>
          <w:szCs w:val="26"/>
        </w:rPr>
      </w:pPr>
    </w:p>
    <w:p w14:paraId="51A0AE5F" w14:textId="77777777" w:rsidR="00EB04CE" w:rsidRDefault="00EB04CE">
      <w:pPr>
        <w:rPr>
          <w:ins w:id="23" w:author="PHANEENDRA Reddy" w:date="2025-03-25T04:37:00Z"/>
          <w:b/>
          <w:sz w:val="26"/>
          <w:szCs w:val="26"/>
        </w:rPr>
      </w:pPr>
    </w:p>
    <w:p w14:paraId="1C4E5DBD" w14:textId="77777777" w:rsidR="00EB04CE" w:rsidRDefault="00EB04CE">
      <w:pPr>
        <w:rPr>
          <w:ins w:id="24" w:author="PHANEENDRA Reddy" w:date="2025-03-25T04:37:00Z"/>
          <w:b/>
          <w:sz w:val="26"/>
          <w:szCs w:val="26"/>
        </w:rPr>
      </w:pPr>
    </w:p>
    <w:p w14:paraId="056ECC5E" w14:textId="77777777" w:rsidR="00EB04CE" w:rsidRDefault="00EB04CE">
      <w:pPr>
        <w:rPr>
          <w:ins w:id="25" w:author="PHANEENDRA Reddy" w:date="2025-03-25T04:37:00Z"/>
          <w:b/>
          <w:sz w:val="26"/>
          <w:szCs w:val="26"/>
        </w:rPr>
      </w:pPr>
    </w:p>
    <w:p w14:paraId="06A2E82D" w14:textId="77777777" w:rsidR="00EB04CE" w:rsidRDefault="00000000">
      <w:pPr>
        <w:rPr>
          <w:ins w:id="26" w:author="PHANEENDRA Reddy" w:date="2025-03-25T04:37:00Z"/>
          <w:b/>
          <w:sz w:val="26"/>
          <w:szCs w:val="26"/>
        </w:rPr>
      </w:pPr>
      <w:ins w:id="27" w:author="PHANEENDRA Reddy" w:date="2025-03-25T04:37:00Z">
        <w:r>
          <w:rPr>
            <w:b/>
            <w:sz w:val="26"/>
            <w:szCs w:val="26"/>
          </w:rPr>
          <w:lastRenderedPageBreak/>
          <w:t>CC_PATHWAY</w:t>
        </w:r>
      </w:ins>
    </w:p>
    <w:p w14:paraId="32B1B867" w14:textId="77777777" w:rsidR="00EB04CE" w:rsidRDefault="00EB04CE">
      <w:pPr>
        <w:rPr>
          <w:ins w:id="28" w:author="PHANEENDRA Reddy" w:date="2025-03-25T04:37:00Z"/>
          <w:b/>
          <w:sz w:val="26"/>
          <w:szCs w:val="26"/>
        </w:rPr>
      </w:pPr>
    </w:p>
    <w:p w14:paraId="66FC07C8" w14:textId="77777777" w:rsidR="00EB04CE" w:rsidRDefault="00000000">
      <w:pPr>
        <w:rPr>
          <w:ins w:id="29" w:author="PHANEENDRA Reddy" w:date="2025-03-25T04:37:00Z"/>
          <w:b/>
          <w:sz w:val="26"/>
          <w:szCs w:val="26"/>
        </w:rPr>
      </w:pPr>
      <w:ins w:id="30" w:author="PHANEENDRA Reddy" w:date="2025-03-25T04:37:00Z">
        <w:r>
          <w:rPr>
            <w:b/>
            <w:noProof/>
            <w:sz w:val="26"/>
            <w:szCs w:val="26"/>
          </w:rPr>
          <w:drawing>
            <wp:inline distT="114300" distB="114300" distL="114300" distR="114300" wp14:anchorId="1D87427B" wp14:editId="690E3688">
              <wp:extent cx="5943600" cy="3860800"/>
              <wp:effectExtent l="0" t="0" r="0" b="0"/>
              <wp:docPr id="4" name="image3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3.png"/>
                      <pic:cNvPicPr preferRelativeResize="0"/>
                    </pic:nvPicPr>
                    <pic:blipFill>
                      <a:blip r:embed="rId9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38608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ins>
    </w:p>
    <w:p w14:paraId="6DC35E9E" w14:textId="77777777" w:rsidR="00EB04CE" w:rsidRDefault="00EB04CE">
      <w:pPr>
        <w:rPr>
          <w:ins w:id="31" w:author="PHANEENDRA Reddy" w:date="2025-03-25T04:37:00Z"/>
          <w:b/>
          <w:sz w:val="26"/>
          <w:szCs w:val="26"/>
        </w:rPr>
      </w:pPr>
    </w:p>
    <w:p w14:paraId="7B11C0DE" w14:textId="77777777" w:rsidR="00EB04CE" w:rsidRDefault="00EB04CE">
      <w:pPr>
        <w:rPr>
          <w:ins w:id="32" w:author="PHANEENDRA Reddy" w:date="2025-03-25T04:37:00Z"/>
          <w:b/>
          <w:sz w:val="26"/>
          <w:szCs w:val="26"/>
        </w:rPr>
      </w:pPr>
    </w:p>
    <w:p w14:paraId="7320ED05" w14:textId="77777777" w:rsidR="00EB04CE" w:rsidRDefault="00EB04CE">
      <w:pPr>
        <w:rPr>
          <w:ins w:id="33" w:author="PHANEENDRA Reddy" w:date="2025-03-25T04:37:00Z"/>
          <w:b/>
          <w:sz w:val="26"/>
          <w:szCs w:val="26"/>
        </w:rPr>
      </w:pPr>
    </w:p>
    <w:p w14:paraId="5131DA11" w14:textId="77777777" w:rsidR="00EB04CE" w:rsidRDefault="00EB04CE">
      <w:pPr>
        <w:rPr>
          <w:ins w:id="34" w:author="PHANEENDRA Reddy" w:date="2025-03-25T04:37:00Z"/>
          <w:b/>
          <w:sz w:val="26"/>
          <w:szCs w:val="26"/>
        </w:rPr>
      </w:pPr>
    </w:p>
    <w:p w14:paraId="0087A4C2" w14:textId="77777777" w:rsidR="00EB04CE" w:rsidRDefault="00000000">
      <w:pPr>
        <w:rPr>
          <w:ins w:id="35" w:author="PHANEENDRA Reddy" w:date="2025-03-25T04:37:00Z"/>
          <w:b/>
          <w:sz w:val="26"/>
          <w:szCs w:val="26"/>
        </w:rPr>
      </w:pPr>
      <w:ins w:id="36" w:author="PHANEENDRA Reddy" w:date="2025-03-25T04:37:00Z">
        <w:r>
          <w:rPr>
            <w:b/>
            <w:noProof/>
            <w:sz w:val="26"/>
            <w:szCs w:val="26"/>
          </w:rPr>
          <w:lastRenderedPageBreak/>
          <w:drawing>
            <wp:inline distT="114300" distB="114300" distL="114300" distR="114300" wp14:anchorId="614EF50B" wp14:editId="2D1B8795">
              <wp:extent cx="5943600" cy="3657600"/>
              <wp:effectExtent l="0" t="0" r="0" b="0"/>
              <wp:docPr id="1" name="image7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7.png"/>
                      <pic:cNvPicPr preferRelativeResize="0"/>
                    </pic:nvPicPr>
                    <pic:blipFill>
                      <a:blip r:embed="rId10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36576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ins>
    </w:p>
    <w:p w14:paraId="6EC84D23" w14:textId="77777777" w:rsidR="00EB04CE" w:rsidRDefault="00EB04CE">
      <w:pPr>
        <w:rPr>
          <w:ins w:id="37" w:author="PHANEENDRA Reddy" w:date="2025-03-25T04:37:00Z"/>
          <w:b/>
          <w:sz w:val="26"/>
          <w:szCs w:val="26"/>
        </w:rPr>
      </w:pPr>
    </w:p>
    <w:p w14:paraId="15442D6E" w14:textId="77777777" w:rsidR="00EB04CE" w:rsidRDefault="00EB04CE">
      <w:pPr>
        <w:rPr>
          <w:b/>
          <w:sz w:val="26"/>
          <w:szCs w:val="26"/>
        </w:rPr>
      </w:pPr>
    </w:p>
    <w:p w14:paraId="738FA19C" w14:textId="77777777" w:rsidR="00EB04CE" w:rsidRDefault="00000000">
      <w:pPr>
        <w:rPr>
          <w:ins w:id="38" w:author="PHANEENDRA Reddy" w:date="2025-03-25T04:52:00Z"/>
          <w:b/>
          <w:sz w:val="26"/>
          <w:szCs w:val="26"/>
        </w:rPr>
      </w:pPr>
      <w:ins w:id="39" w:author="PHANEENDRA Reddy" w:date="2025-03-25T04:52:00Z">
        <w:r>
          <w:rPr>
            <w:b/>
            <w:noProof/>
            <w:sz w:val="26"/>
            <w:szCs w:val="26"/>
          </w:rPr>
          <w:drawing>
            <wp:inline distT="114300" distB="114300" distL="114300" distR="114300" wp14:anchorId="142D17C7" wp14:editId="20F5ED0F">
              <wp:extent cx="5943600" cy="1676400"/>
              <wp:effectExtent l="0" t="0" r="0" b="0"/>
              <wp:docPr id="5" name="image5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5.png"/>
                      <pic:cNvPicPr preferRelativeResize="0"/>
                    </pic:nvPicPr>
                    <pic:blipFill>
                      <a:blip r:embed="rId1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16764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ins>
    </w:p>
    <w:p w14:paraId="6837D6E7" w14:textId="77777777" w:rsidR="00EB04CE" w:rsidRDefault="00EB04CE">
      <w:pPr>
        <w:rPr>
          <w:ins w:id="40" w:author="PHANEENDRA Reddy" w:date="2025-03-25T04:52:00Z"/>
          <w:b/>
          <w:sz w:val="26"/>
          <w:szCs w:val="26"/>
        </w:rPr>
      </w:pPr>
    </w:p>
    <w:p w14:paraId="413C5813" w14:textId="77777777" w:rsidR="00EB04CE" w:rsidRDefault="00EB04CE">
      <w:pPr>
        <w:rPr>
          <w:ins w:id="41" w:author="PHANEENDRA Reddy" w:date="2025-03-25T04:52:00Z"/>
          <w:b/>
          <w:sz w:val="26"/>
          <w:szCs w:val="26"/>
        </w:rPr>
      </w:pPr>
    </w:p>
    <w:p w14:paraId="430BA9EB" w14:textId="77777777" w:rsidR="00EB04CE" w:rsidRDefault="00EB04CE">
      <w:pPr>
        <w:rPr>
          <w:ins w:id="42" w:author="PHANEENDRA Reddy" w:date="2025-03-25T04:52:00Z"/>
          <w:b/>
          <w:sz w:val="26"/>
          <w:szCs w:val="26"/>
        </w:rPr>
      </w:pPr>
    </w:p>
    <w:p w14:paraId="31826E1E" w14:textId="77777777" w:rsidR="00EB04CE" w:rsidRDefault="00EB04CE">
      <w:pPr>
        <w:rPr>
          <w:ins w:id="43" w:author="PHANEENDRA Reddy" w:date="2025-03-25T04:52:00Z"/>
          <w:b/>
          <w:sz w:val="26"/>
          <w:szCs w:val="26"/>
        </w:rPr>
      </w:pPr>
    </w:p>
    <w:p w14:paraId="73C75541" w14:textId="77777777" w:rsidR="00EB04CE" w:rsidRDefault="00EB04CE">
      <w:pPr>
        <w:rPr>
          <w:ins w:id="44" w:author="PHANEENDRA Reddy" w:date="2025-03-25T04:52:00Z"/>
          <w:b/>
          <w:sz w:val="26"/>
          <w:szCs w:val="26"/>
        </w:rPr>
      </w:pPr>
    </w:p>
    <w:p w14:paraId="411E8F15" w14:textId="77777777" w:rsidR="00EB04CE" w:rsidRDefault="00EB04CE">
      <w:pPr>
        <w:rPr>
          <w:ins w:id="45" w:author="PHANEENDRA Reddy" w:date="2025-03-25T04:52:00Z"/>
          <w:b/>
          <w:sz w:val="26"/>
          <w:szCs w:val="26"/>
        </w:rPr>
      </w:pPr>
    </w:p>
    <w:p w14:paraId="4C63E4D5" w14:textId="77777777" w:rsidR="00EB04CE" w:rsidRDefault="00EB04CE">
      <w:pPr>
        <w:rPr>
          <w:ins w:id="46" w:author="PHANEENDRA Reddy" w:date="2025-03-25T04:52:00Z"/>
          <w:b/>
          <w:sz w:val="26"/>
          <w:szCs w:val="26"/>
        </w:rPr>
      </w:pPr>
    </w:p>
    <w:p w14:paraId="2F4E8ECE" w14:textId="77777777" w:rsidR="00EB04CE" w:rsidRDefault="00EB04CE">
      <w:pPr>
        <w:rPr>
          <w:ins w:id="47" w:author="PHANEENDRA Reddy" w:date="2025-03-25T04:52:00Z"/>
          <w:b/>
          <w:sz w:val="26"/>
          <w:szCs w:val="26"/>
        </w:rPr>
      </w:pPr>
    </w:p>
    <w:p w14:paraId="73C93CFD" w14:textId="77777777" w:rsidR="00EB04CE" w:rsidRDefault="00EB04CE">
      <w:pPr>
        <w:rPr>
          <w:ins w:id="48" w:author="PHANEENDRA Reddy" w:date="2025-03-25T04:52:00Z"/>
          <w:b/>
          <w:sz w:val="26"/>
          <w:szCs w:val="26"/>
        </w:rPr>
      </w:pPr>
    </w:p>
    <w:p w14:paraId="0A35B30B" w14:textId="77777777" w:rsidR="00EB04CE" w:rsidRDefault="00EB04CE">
      <w:pPr>
        <w:rPr>
          <w:ins w:id="49" w:author="PHANEENDRA Reddy" w:date="2025-03-25T04:52:00Z"/>
          <w:b/>
          <w:sz w:val="26"/>
          <w:szCs w:val="26"/>
        </w:rPr>
      </w:pPr>
    </w:p>
    <w:p w14:paraId="49226D82" w14:textId="77777777" w:rsidR="00EB04CE" w:rsidRDefault="00000000">
      <w:pPr>
        <w:rPr>
          <w:ins w:id="50" w:author="PHANEENDRA Reddy" w:date="2025-03-25T04:52:00Z"/>
          <w:b/>
          <w:sz w:val="26"/>
          <w:szCs w:val="26"/>
        </w:rPr>
      </w:pPr>
      <w:ins w:id="51" w:author="PHANEENDRA Reddy" w:date="2025-03-25T04:52:00Z">
        <w:r>
          <w:rPr>
            <w:b/>
            <w:sz w:val="26"/>
            <w:szCs w:val="26"/>
          </w:rPr>
          <w:lastRenderedPageBreak/>
          <w:t>MF_ALL</w:t>
        </w:r>
      </w:ins>
    </w:p>
    <w:p w14:paraId="48CFFD20" w14:textId="77777777" w:rsidR="00EB04CE" w:rsidRDefault="00EB04CE">
      <w:pPr>
        <w:rPr>
          <w:ins w:id="52" w:author="PHANEENDRA Reddy" w:date="2025-03-25T04:52:00Z"/>
          <w:b/>
          <w:sz w:val="26"/>
          <w:szCs w:val="26"/>
        </w:rPr>
      </w:pPr>
    </w:p>
    <w:p w14:paraId="6E2E99DA" w14:textId="77777777" w:rsidR="00EB04CE" w:rsidRDefault="00000000">
      <w:pPr>
        <w:rPr>
          <w:b/>
          <w:sz w:val="26"/>
          <w:szCs w:val="26"/>
        </w:rPr>
      </w:pPr>
      <w:ins w:id="53" w:author="PHANEENDRA Reddy" w:date="2025-03-25T04:52:00Z">
        <w:r>
          <w:rPr>
            <w:b/>
            <w:noProof/>
            <w:sz w:val="26"/>
            <w:szCs w:val="26"/>
          </w:rPr>
          <w:drawing>
            <wp:inline distT="114300" distB="114300" distL="114300" distR="114300" wp14:anchorId="15942208" wp14:editId="6EEA4E9E">
              <wp:extent cx="5943600" cy="3924300"/>
              <wp:effectExtent l="0" t="0" r="0" b="0"/>
              <wp:docPr id="6" name="image2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2.png"/>
                      <pic:cNvPicPr preferRelativeResize="0"/>
                    </pic:nvPicPr>
                    <pic:blipFill>
                      <a:blip r:embed="rId1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39243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ins>
    </w:p>
    <w:p w14:paraId="5F8A2217" w14:textId="77777777" w:rsidR="00D90819" w:rsidRDefault="00D90819">
      <w:pPr>
        <w:rPr>
          <w:b/>
          <w:sz w:val="26"/>
          <w:szCs w:val="26"/>
        </w:rPr>
      </w:pPr>
    </w:p>
    <w:p w14:paraId="54DA3543" w14:textId="77777777" w:rsidR="00D90819" w:rsidRDefault="00D90819" w:rsidP="00D90819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r>
        <w:rPr>
          <w:b/>
          <w:sz w:val="34"/>
          <w:szCs w:val="34"/>
        </w:rPr>
        <w:t>My Functional Enrichment Analysis – What I Discovered</w:t>
      </w:r>
    </w:p>
    <w:p w14:paraId="523A2627" w14:textId="77777777" w:rsidR="00D90819" w:rsidRDefault="00D90819" w:rsidP="00D90819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 xml:space="preserve">After performing functional enrichment analysis using </w:t>
      </w:r>
      <w:r>
        <w:rPr>
          <w:b/>
          <w:sz w:val="26"/>
          <w:szCs w:val="26"/>
        </w:rPr>
        <w:t>Gene Ontology (GO) terms</w:t>
      </w:r>
      <w:r>
        <w:rPr>
          <w:sz w:val="26"/>
          <w:szCs w:val="26"/>
        </w:rPr>
        <w:t xml:space="preserve"> and </w:t>
      </w:r>
      <w:r>
        <w:rPr>
          <w:b/>
          <w:sz w:val="26"/>
          <w:szCs w:val="26"/>
        </w:rPr>
        <w:t>KEGG pathways</w:t>
      </w:r>
      <w:r>
        <w:rPr>
          <w:sz w:val="26"/>
          <w:szCs w:val="26"/>
        </w:rPr>
        <w:t xml:space="preserve">, I uncovered several important biological insights based on the top 200 differentially expressed genes (DEGs) from my dataset. I used a strict </w:t>
      </w:r>
      <w:r>
        <w:rPr>
          <w:b/>
          <w:sz w:val="26"/>
          <w:szCs w:val="26"/>
        </w:rPr>
        <w:t>p-value threshold of &lt; 0.01</w:t>
      </w:r>
      <w:r>
        <w:rPr>
          <w:sz w:val="26"/>
          <w:szCs w:val="26"/>
        </w:rPr>
        <w:t xml:space="preserve"> to make sure the results were </w:t>
      </w:r>
      <w:r>
        <w:rPr>
          <w:b/>
          <w:sz w:val="26"/>
          <w:szCs w:val="26"/>
        </w:rPr>
        <w:t>statistically significant and reliable</w:t>
      </w:r>
      <w:r>
        <w:rPr>
          <w:sz w:val="26"/>
          <w:szCs w:val="26"/>
        </w:rPr>
        <w:t>.</w:t>
      </w:r>
    </w:p>
    <w:p w14:paraId="1BD685B4" w14:textId="77777777" w:rsidR="00D90819" w:rsidRDefault="00D90819" w:rsidP="00D90819">
      <w:pPr>
        <w:rPr>
          <w:sz w:val="26"/>
          <w:szCs w:val="26"/>
        </w:rPr>
      </w:pPr>
    </w:p>
    <w:p w14:paraId="0FD41493" w14:textId="77777777" w:rsidR="00D90819" w:rsidRDefault="00D90819" w:rsidP="00D90819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4" w:name="_xxiiwtg7nd7t" w:colFirst="0" w:colLast="0"/>
      <w:bookmarkEnd w:id="54"/>
      <w:r>
        <w:rPr>
          <w:b/>
          <w:color w:val="000000"/>
          <w:sz w:val="26"/>
          <w:szCs w:val="26"/>
        </w:rPr>
        <w:t>1. GO Biological Processes – Communication and Regulation Are Key</w:t>
      </w:r>
    </w:p>
    <w:p w14:paraId="5625F822" w14:textId="77777777" w:rsidR="00D90819" w:rsidRDefault="00D90819" w:rsidP="00D90819">
      <w:pPr>
        <w:numPr>
          <w:ilvl w:val="0"/>
          <w:numId w:val="10"/>
        </w:numPr>
        <w:spacing w:before="240"/>
        <w:rPr>
          <w:sz w:val="26"/>
          <w:szCs w:val="26"/>
        </w:rPr>
      </w:pPr>
      <w:r>
        <w:rPr>
          <w:b/>
          <w:sz w:val="26"/>
          <w:szCs w:val="26"/>
        </w:rPr>
        <w:t>Cell Communication &amp; Signaling:</w:t>
      </w:r>
      <w:r>
        <w:rPr>
          <w:b/>
          <w:sz w:val="26"/>
          <w:szCs w:val="26"/>
        </w:rPr>
        <w:br/>
      </w:r>
      <w:r>
        <w:rPr>
          <w:sz w:val="26"/>
          <w:szCs w:val="26"/>
        </w:rPr>
        <w:t xml:space="preserve">Many of the genes in my list are involved in </w:t>
      </w:r>
      <w:r>
        <w:rPr>
          <w:b/>
          <w:sz w:val="26"/>
          <w:szCs w:val="26"/>
        </w:rPr>
        <w:t>cell communication</w:t>
      </w:r>
      <w:r>
        <w:rPr>
          <w:sz w:val="26"/>
          <w:szCs w:val="26"/>
        </w:rPr>
        <w:t xml:space="preserve"> and </w:t>
      </w:r>
      <w:r>
        <w:rPr>
          <w:b/>
          <w:sz w:val="26"/>
          <w:szCs w:val="26"/>
        </w:rPr>
        <w:t>signaling pathways</w:t>
      </w:r>
      <w:r>
        <w:rPr>
          <w:sz w:val="26"/>
          <w:szCs w:val="26"/>
        </w:rPr>
        <w:t xml:space="preserve">. Terms like </w:t>
      </w:r>
      <w:r>
        <w:rPr>
          <w:b/>
          <w:sz w:val="26"/>
          <w:szCs w:val="26"/>
        </w:rPr>
        <w:t>‘cell communication’</w:t>
      </w:r>
      <w:r>
        <w:rPr>
          <w:sz w:val="26"/>
          <w:szCs w:val="26"/>
        </w:rPr>
        <w:t xml:space="preserve"> and </w:t>
      </w:r>
      <w:r>
        <w:rPr>
          <w:b/>
          <w:sz w:val="26"/>
          <w:szCs w:val="26"/>
        </w:rPr>
        <w:t>‘signal transduction’</w:t>
      </w:r>
      <w:r>
        <w:rPr>
          <w:sz w:val="26"/>
          <w:szCs w:val="26"/>
        </w:rPr>
        <w:t xml:space="preserve"> appeared frequently. This suggests that my DEGs are </w:t>
      </w:r>
      <w:r>
        <w:rPr>
          <w:sz w:val="26"/>
          <w:szCs w:val="26"/>
        </w:rPr>
        <w:lastRenderedPageBreak/>
        <w:t>highly active in helping cells send and receive signals, which is essential for coordinating biological responses.</w:t>
      </w:r>
    </w:p>
    <w:p w14:paraId="09AD1B0E" w14:textId="77777777" w:rsidR="00D90819" w:rsidRDefault="00D90819" w:rsidP="00D90819">
      <w:pPr>
        <w:numPr>
          <w:ilvl w:val="0"/>
          <w:numId w:val="10"/>
        </w:numPr>
        <w:spacing w:after="240"/>
        <w:rPr>
          <w:sz w:val="26"/>
          <w:szCs w:val="26"/>
        </w:rPr>
      </w:pPr>
      <w:r>
        <w:rPr>
          <w:b/>
          <w:sz w:val="26"/>
          <w:szCs w:val="26"/>
        </w:rPr>
        <w:t>Regulation of Processes:</w:t>
      </w:r>
      <w:r>
        <w:rPr>
          <w:b/>
          <w:sz w:val="26"/>
          <w:szCs w:val="26"/>
        </w:rPr>
        <w:br/>
      </w:r>
      <w:proofErr w:type="gramStart"/>
      <w:r>
        <w:rPr>
          <w:sz w:val="26"/>
          <w:szCs w:val="26"/>
        </w:rPr>
        <w:t>A large number of</w:t>
      </w:r>
      <w:proofErr w:type="gramEnd"/>
      <w:r>
        <w:rPr>
          <w:sz w:val="26"/>
          <w:szCs w:val="26"/>
        </w:rPr>
        <w:t xml:space="preserve"> genes are tied to </w:t>
      </w:r>
      <w:r>
        <w:rPr>
          <w:b/>
          <w:sz w:val="26"/>
          <w:szCs w:val="26"/>
        </w:rPr>
        <w:t>regulating biological processes</w:t>
      </w:r>
      <w:r>
        <w:rPr>
          <w:sz w:val="26"/>
          <w:szCs w:val="26"/>
        </w:rPr>
        <w:t xml:space="preserve">, especially </w:t>
      </w:r>
      <w:r>
        <w:rPr>
          <w:b/>
          <w:sz w:val="26"/>
          <w:szCs w:val="26"/>
        </w:rPr>
        <w:t>regulation of signaling</w:t>
      </w:r>
      <w:r>
        <w:rPr>
          <w:sz w:val="26"/>
          <w:szCs w:val="26"/>
        </w:rPr>
        <w:t xml:space="preserve">. This shows that these genes are not just passive players—they help </w:t>
      </w:r>
      <w:r>
        <w:rPr>
          <w:b/>
          <w:sz w:val="26"/>
          <w:szCs w:val="26"/>
        </w:rPr>
        <w:t>control how signals are turned on or off</w:t>
      </w:r>
      <w:r>
        <w:rPr>
          <w:sz w:val="26"/>
          <w:szCs w:val="26"/>
        </w:rPr>
        <w:t>, making sure the cells stay balanced and respond appropriately to changes in their environment.</w:t>
      </w:r>
    </w:p>
    <w:p w14:paraId="50F38E60" w14:textId="77777777" w:rsidR="00D90819" w:rsidRDefault="00D90819" w:rsidP="00D90819">
      <w:pPr>
        <w:rPr>
          <w:sz w:val="26"/>
          <w:szCs w:val="26"/>
        </w:rPr>
      </w:pPr>
    </w:p>
    <w:p w14:paraId="2AA9CBBF" w14:textId="77777777" w:rsidR="00D90819" w:rsidRDefault="00D90819" w:rsidP="00D90819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5" w:name="_dhvcqrjpbj6l" w:colFirst="0" w:colLast="0"/>
      <w:bookmarkEnd w:id="55"/>
      <w:r>
        <w:rPr>
          <w:b/>
          <w:color w:val="000000"/>
          <w:sz w:val="26"/>
          <w:szCs w:val="26"/>
        </w:rPr>
        <w:t>2.  GO Cellular Components – Focus on Neurons and the Extracellular Matrix</w:t>
      </w:r>
    </w:p>
    <w:p w14:paraId="4EFA342E" w14:textId="77777777" w:rsidR="00D90819" w:rsidRDefault="00D90819" w:rsidP="00D90819">
      <w:pPr>
        <w:numPr>
          <w:ilvl w:val="0"/>
          <w:numId w:val="2"/>
        </w:numPr>
        <w:spacing w:before="240"/>
        <w:rPr>
          <w:sz w:val="26"/>
          <w:szCs w:val="26"/>
        </w:rPr>
      </w:pPr>
      <w:r>
        <w:rPr>
          <w:b/>
          <w:sz w:val="26"/>
          <w:szCs w:val="26"/>
        </w:rPr>
        <w:t>Synaptic and Neuronal Structures:</w:t>
      </w:r>
      <w:r>
        <w:rPr>
          <w:b/>
          <w:sz w:val="26"/>
          <w:szCs w:val="26"/>
        </w:rPr>
        <w:br/>
      </w:r>
      <w:r>
        <w:rPr>
          <w:sz w:val="26"/>
          <w:szCs w:val="26"/>
        </w:rPr>
        <w:t xml:space="preserve">The analysis showed strong enrichment in terms like </w:t>
      </w:r>
      <w:r>
        <w:rPr>
          <w:b/>
          <w:sz w:val="26"/>
          <w:szCs w:val="26"/>
        </w:rPr>
        <w:t>‘postsynaptic density’</w:t>
      </w:r>
      <w:r>
        <w:rPr>
          <w:sz w:val="26"/>
          <w:szCs w:val="26"/>
        </w:rPr>
        <w:t xml:space="preserve"> and </w:t>
      </w:r>
      <w:r>
        <w:rPr>
          <w:b/>
          <w:sz w:val="26"/>
          <w:szCs w:val="26"/>
        </w:rPr>
        <w:t>‘neuron-to-neuron synapse’</w:t>
      </w:r>
      <w:r>
        <w:rPr>
          <w:sz w:val="26"/>
          <w:szCs w:val="26"/>
        </w:rPr>
        <w:t xml:space="preserve">. This tells me that many of the genes </w:t>
      </w:r>
      <w:proofErr w:type="gramStart"/>
      <w:r>
        <w:rPr>
          <w:sz w:val="26"/>
          <w:szCs w:val="26"/>
        </w:rPr>
        <w:t>are located in</w:t>
      </w:r>
      <w:proofErr w:type="gramEnd"/>
      <w:r>
        <w:rPr>
          <w:sz w:val="26"/>
          <w:szCs w:val="26"/>
        </w:rPr>
        <w:t xml:space="preserve"> or function around </w:t>
      </w:r>
      <w:r>
        <w:rPr>
          <w:b/>
          <w:sz w:val="26"/>
          <w:szCs w:val="26"/>
        </w:rPr>
        <w:t>synaptic areas</w:t>
      </w:r>
      <w:r>
        <w:rPr>
          <w:sz w:val="26"/>
          <w:szCs w:val="26"/>
        </w:rPr>
        <w:t xml:space="preserve">, hinting at a possible role in </w:t>
      </w:r>
      <w:r>
        <w:rPr>
          <w:b/>
          <w:sz w:val="26"/>
          <w:szCs w:val="26"/>
        </w:rPr>
        <w:t>neurological processes</w:t>
      </w:r>
      <w:r>
        <w:rPr>
          <w:sz w:val="26"/>
          <w:szCs w:val="26"/>
        </w:rPr>
        <w:t xml:space="preserve"> or </w:t>
      </w:r>
      <w:r>
        <w:rPr>
          <w:b/>
          <w:sz w:val="26"/>
          <w:szCs w:val="26"/>
        </w:rPr>
        <w:t>brain function</w:t>
      </w:r>
      <w:r>
        <w:rPr>
          <w:sz w:val="26"/>
          <w:szCs w:val="26"/>
        </w:rPr>
        <w:t>.</w:t>
      </w:r>
    </w:p>
    <w:p w14:paraId="6FB0A1B9" w14:textId="77777777" w:rsidR="00D90819" w:rsidRDefault="00D90819" w:rsidP="00D90819">
      <w:pPr>
        <w:numPr>
          <w:ilvl w:val="0"/>
          <w:numId w:val="2"/>
        </w:numPr>
        <w:spacing w:after="240"/>
        <w:rPr>
          <w:sz w:val="26"/>
          <w:szCs w:val="26"/>
        </w:rPr>
      </w:pPr>
      <w:r>
        <w:rPr>
          <w:b/>
          <w:sz w:val="26"/>
          <w:szCs w:val="26"/>
        </w:rPr>
        <w:t>Extracellular Matrix (ECM) Involvement:</w:t>
      </w:r>
      <w:r>
        <w:rPr>
          <w:b/>
          <w:sz w:val="26"/>
          <w:szCs w:val="26"/>
        </w:rPr>
        <w:br/>
      </w:r>
      <w:r>
        <w:rPr>
          <w:sz w:val="26"/>
          <w:szCs w:val="26"/>
        </w:rPr>
        <w:t xml:space="preserve">Genes were also linked to components of the </w:t>
      </w:r>
      <w:r>
        <w:rPr>
          <w:b/>
          <w:sz w:val="26"/>
          <w:szCs w:val="26"/>
        </w:rPr>
        <w:t>extracellular matrix</w:t>
      </w:r>
      <w:r>
        <w:rPr>
          <w:sz w:val="26"/>
          <w:szCs w:val="26"/>
        </w:rPr>
        <w:t xml:space="preserve">, including the </w:t>
      </w:r>
      <w:r>
        <w:rPr>
          <w:b/>
          <w:sz w:val="26"/>
          <w:szCs w:val="26"/>
        </w:rPr>
        <w:t>‘basement membrane’</w:t>
      </w:r>
      <w:r>
        <w:rPr>
          <w:sz w:val="26"/>
          <w:szCs w:val="26"/>
        </w:rPr>
        <w:t xml:space="preserve">. This suggests these genes are involved in activities </w:t>
      </w:r>
      <w:r>
        <w:rPr>
          <w:b/>
          <w:sz w:val="26"/>
          <w:szCs w:val="26"/>
        </w:rPr>
        <w:t>outside the cell</w:t>
      </w:r>
      <w:r>
        <w:rPr>
          <w:sz w:val="26"/>
          <w:szCs w:val="26"/>
        </w:rPr>
        <w:t xml:space="preserve">, such as </w:t>
      </w:r>
      <w:r>
        <w:rPr>
          <w:b/>
          <w:sz w:val="26"/>
          <w:szCs w:val="26"/>
        </w:rPr>
        <w:t>cell adhesion</w:t>
      </w:r>
      <w:r>
        <w:rPr>
          <w:sz w:val="26"/>
          <w:szCs w:val="26"/>
        </w:rPr>
        <w:t xml:space="preserve">, </w:t>
      </w:r>
      <w:r>
        <w:rPr>
          <w:b/>
          <w:sz w:val="26"/>
          <w:szCs w:val="26"/>
        </w:rPr>
        <w:t>migration</w:t>
      </w:r>
      <w:r>
        <w:rPr>
          <w:sz w:val="26"/>
          <w:szCs w:val="26"/>
        </w:rPr>
        <w:t xml:space="preserve">, and </w:t>
      </w:r>
      <w:r>
        <w:rPr>
          <w:b/>
          <w:sz w:val="26"/>
          <w:szCs w:val="26"/>
        </w:rPr>
        <w:t>maintaining tissue structure</w:t>
      </w:r>
      <w:r>
        <w:rPr>
          <w:sz w:val="26"/>
          <w:szCs w:val="26"/>
        </w:rPr>
        <w:t>. The ECM plays a vital role in how cells interact with their surroundings.</w:t>
      </w:r>
    </w:p>
    <w:p w14:paraId="66392E51" w14:textId="77777777" w:rsidR="00D90819" w:rsidRDefault="00D90819" w:rsidP="00D90819">
      <w:pPr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3. GO Molecular Functions – Gene Activity and Enzyme Control</w:t>
      </w:r>
    </w:p>
    <w:p w14:paraId="3AB2B9DC" w14:textId="77777777" w:rsidR="00D90819" w:rsidRDefault="00D90819" w:rsidP="00D90819">
      <w:pPr>
        <w:numPr>
          <w:ilvl w:val="0"/>
          <w:numId w:val="8"/>
        </w:numPr>
        <w:spacing w:before="240"/>
        <w:rPr>
          <w:sz w:val="26"/>
          <w:szCs w:val="26"/>
        </w:rPr>
      </w:pPr>
      <w:r>
        <w:rPr>
          <w:b/>
          <w:sz w:val="26"/>
          <w:szCs w:val="26"/>
        </w:rPr>
        <w:t>Molecular Function Regulators:</w:t>
      </w:r>
      <w:r>
        <w:rPr>
          <w:b/>
          <w:sz w:val="26"/>
          <w:szCs w:val="26"/>
        </w:rPr>
        <w:br/>
      </w:r>
      <w:r>
        <w:rPr>
          <w:sz w:val="26"/>
          <w:szCs w:val="26"/>
        </w:rPr>
        <w:t xml:space="preserve">A good number of genes fell into the category of </w:t>
      </w:r>
      <w:r>
        <w:rPr>
          <w:b/>
          <w:sz w:val="26"/>
          <w:szCs w:val="26"/>
        </w:rPr>
        <w:t xml:space="preserve">‘molecular function </w:t>
      </w:r>
      <w:proofErr w:type="gramStart"/>
      <w:r>
        <w:rPr>
          <w:b/>
          <w:sz w:val="26"/>
          <w:szCs w:val="26"/>
        </w:rPr>
        <w:t>regulators’</w:t>
      </w:r>
      <w:proofErr w:type="gramEnd"/>
      <w:r>
        <w:rPr>
          <w:sz w:val="26"/>
          <w:szCs w:val="26"/>
        </w:rPr>
        <w:t xml:space="preserve">. This means these genes help </w:t>
      </w:r>
      <w:r>
        <w:rPr>
          <w:b/>
          <w:sz w:val="26"/>
          <w:szCs w:val="26"/>
        </w:rPr>
        <w:t>control the activity of other molecules</w:t>
      </w:r>
      <w:r>
        <w:rPr>
          <w:sz w:val="26"/>
          <w:szCs w:val="26"/>
        </w:rPr>
        <w:t>, showing their importance in keeping the cell’s internal processes well-regulated and stable.</w:t>
      </w:r>
    </w:p>
    <w:p w14:paraId="7590FDFE" w14:textId="77777777" w:rsidR="00D90819" w:rsidRDefault="00D90819" w:rsidP="00D90819">
      <w:pPr>
        <w:numPr>
          <w:ilvl w:val="0"/>
          <w:numId w:val="8"/>
        </w:numPr>
        <w:spacing w:after="240"/>
        <w:rPr>
          <w:sz w:val="26"/>
          <w:szCs w:val="26"/>
        </w:rPr>
      </w:pPr>
      <w:r>
        <w:rPr>
          <w:b/>
          <w:sz w:val="26"/>
          <w:szCs w:val="26"/>
        </w:rPr>
        <w:t>Enzyme Modulation and GTPase Activity:</w:t>
      </w:r>
      <w:r>
        <w:rPr>
          <w:b/>
          <w:sz w:val="26"/>
          <w:szCs w:val="26"/>
        </w:rPr>
        <w:br/>
      </w:r>
      <w:r>
        <w:rPr>
          <w:sz w:val="26"/>
          <w:szCs w:val="26"/>
        </w:rPr>
        <w:t xml:space="preserve">I also found enrichment in genes involved in </w:t>
      </w:r>
      <w:r>
        <w:rPr>
          <w:b/>
          <w:sz w:val="26"/>
          <w:szCs w:val="26"/>
        </w:rPr>
        <w:t>enzyme activation</w:t>
      </w:r>
      <w:r>
        <w:rPr>
          <w:sz w:val="26"/>
          <w:szCs w:val="26"/>
        </w:rPr>
        <w:t xml:space="preserve"> and </w:t>
      </w:r>
      <w:r>
        <w:rPr>
          <w:b/>
          <w:sz w:val="26"/>
          <w:szCs w:val="26"/>
        </w:rPr>
        <w:t>GTPase activity</w:t>
      </w:r>
      <w:r>
        <w:rPr>
          <w:sz w:val="26"/>
          <w:szCs w:val="26"/>
        </w:rPr>
        <w:t xml:space="preserve">. These functions are crucial for </w:t>
      </w:r>
      <w:r>
        <w:rPr>
          <w:b/>
          <w:sz w:val="26"/>
          <w:szCs w:val="26"/>
        </w:rPr>
        <w:t>energy transfer</w:t>
      </w:r>
      <w:r>
        <w:rPr>
          <w:sz w:val="26"/>
          <w:szCs w:val="26"/>
        </w:rPr>
        <w:t xml:space="preserve">, </w:t>
      </w:r>
      <w:r>
        <w:rPr>
          <w:b/>
          <w:sz w:val="26"/>
          <w:szCs w:val="26"/>
        </w:rPr>
        <w:t>signaling</w:t>
      </w:r>
      <w:r>
        <w:rPr>
          <w:sz w:val="26"/>
          <w:szCs w:val="26"/>
        </w:rPr>
        <w:t xml:space="preserve">, and </w:t>
      </w:r>
      <w:r>
        <w:rPr>
          <w:b/>
          <w:sz w:val="26"/>
          <w:szCs w:val="26"/>
        </w:rPr>
        <w:t>molecular communication</w:t>
      </w:r>
      <w:r>
        <w:rPr>
          <w:sz w:val="26"/>
          <w:szCs w:val="26"/>
        </w:rPr>
        <w:t xml:space="preserve"> inside the cell. It shows that my DEGs are active in </w:t>
      </w:r>
      <w:r>
        <w:rPr>
          <w:b/>
          <w:sz w:val="26"/>
          <w:szCs w:val="26"/>
        </w:rPr>
        <w:t>modulating key biochemical reactions</w:t>
      </w:r>
      <w:r>
        <w:rPr>
          <w:sz w:val="26"/>
          <w:szCs w:val="26"/>
        </w:rPr>
        <w:t>.</w:t>
      </w:r>
    </w:p>
    <w:p w14:paraId="566CE7A4" w14:textId="77777777" w:rsidR="00D90819" w:rsidRDefault="00D90819" w:rsidP="00D90819">
      <w:pPr>
        <w:rPr>
          <w:sz w:val="26"/>
          <w:szCs w:val="26"/>
        </w:rPr>
      </w:pPr>
    </w:p>
    <w:p w14:paraId="2AFF6DD9" w14:textId="77777777" w:rsidR="00D90819" w:rsidRDefault="00D90819" w:rsidP="00D90819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6" w:name="_bmis9qcpkrj0" w:colFirst="0" w:colLast="0"/>
      <w:bookmarkEnd w:id="56"/>
      <w:r>
        <w:rPr>
          <w:b/>
          <w:color w:val="000000"/>
          <w:sz w:val="26"/>
          <w:szCs w:val="26"/>
        </w:rPr>
        <w:t>4. KEGG Pathways – Links to Heart Health and Cell Behavior</w:t>
      </w:r>
    </w:p>
    <w:p w14:paraId="2425ED8F" w14:textId="77777777" w:rsidR="00D90819" w:rsidRDefault="00D90819" w:rsidP="00D90819">
      <w:pPr>
        <w:numPr>
          <w:ilvl w:val="0"/>
          <w:numId w:val="4"/>
        </w:numPr>
        <w:spacing w:before="240"/>
        <w:rPr>
          <w:sz w:val="26"/>
          <w:szCs w:val="26"/>
        </w:rPr>
      </w:pPr>
      <w:r>
        <w:rPr>
          <w:b/>
          <w:sz w:val="26"/>
          <w:szCs w:val="26"/>
        </w:rPr>
        <w:t>Cardiomyopathy Connections:</w:t>
      </w:r>
      <w:r>
        <w:rPr>
          <w:b/>
          <w:sz w:val="26"/>
          <w:szCs w:val="26"/>
        </w:rPr>
        <w:br/>
      </w:r>
      <w:r>
        <w:rPr>
          <w:sz w:val="26"/>
          <w:szCs w:val="26"/>
        </w:rPr>
        <w:t xml:space="preserve">Some genes were linked to </w:t>
      </w:r>
      <w:r>
        <w:rPr>
          <w:b/>
          <w:sz w:val="26"/>
          <w:szCs w:val="26"/>
        </w:rPr>
        <w:t>cardiomyopathy-related pathways</w:t>
      </w:r>
      <w:r>
        <w:rPr>
          <w:sz w:val="26"/>
          <w:szCs w:val="26"/>
        </w:rPr>
        <w:t xml:space="preserve">. This suggests that these DEGs might play a role in </w:t>
      </w:r>
      <w:r>
        <w:rPr>
          <w:b/>
          <w:sz w:val="26"/>
          <w:szCs w:val="26"/>
        </w:rPr>
        <w:t>heart muscle function</w:t>
      </w:r>
      <w:r>
        <w:rPr>
          <w:sz w:val="26"/>
          <w:szCs w:val="26"/>
        </w:rPr>
        <w:t xml:space="preserve"> and possibly </w:t>
      </w:r>
      <w:r>
        <w:rPr>
          <w:b/>
          <w:sz w:val="26"/>
          <w:szCs w:val="26"/>
        </w:rPr>
        <w:t>cardiovascular diseases</w:t>
      </w:r>
      <w:r>
        <w:rPr>
          <w:sz w:val="26"/>
          <w:szCs w:val="26"/>
        </w:rPr>
        <w:t>. It’s a significant finding if the study is related to heart biology or disease.</w:t>
      </w:r>
    </w:p>
    <w:p w14:paraId="5E17449D" w14:textId="77777777" w:rsidR="00D90819" w:rsidRDefault="00D90819" w:rsidP="00D90819">
      <w:pPr>
        <w:numPr>
          <w:ilvl w:val="0"/>
          <w:numId w:val="4"/>
        </w:numPr>
        <w:spacing w:after="240"/>
        <w:rPr>
          <w:sz w:val="26"/>
          <w:szCs w:val="26"/>
        </w:rPr>
      </w:pPr>
      <w:r>
        <w:rPr>
          <w:b/>
          <w:sz w:val="26"/>
          <w:szCs w:val="26"/>
        </w:rPr>
        <w:t>ECM-Receptor Interaction &amp; Focal Adhesion:</w:t>
      </w:r>
      <w:r>
        <w:rPr>
          <w:b/>
          <w:sz w:val="26"/>
          <w:szCs w:val="26"/>
        </w:rPr>
        <w:br/>
      </w:r>
      <w:r>
        <w:rPr>
          <w:sz w:val="26"/>
          <w:szCs w:val="26"/>
        </w:rPr>
        <w:t xml:space="preserve">Pathways like </w:t>
      </w:r>
      <w:r>
        <w:rPr>
          <w:b/>
          <w:sz w:val="26"/>
          <w:szCs w:val="26"/>
        </w:rPr>
        <w:t>‘ECM-receptor interaction’</w:t>
      </w:r>
      <w:r>
        <w:rPr>
          <w:sz w:val="26"/>
          <w:szCs w:val="26"/>
        </w:rPr>
        <w:t xml:space="preserve"> and </w:t>
      </w:r>
      <w:r>
        <w:rPr>
          <w:b/>
          <w:sz w:val="26"/>
          <w:szCs w:val="26"/>
        </w:rPr>
        <w:t>‘Focal adhesion’</w:t>
      </w:r>
      <w:r>
        <w:rPr>
          <w:sz w:val="26"/>
          <w:szCs w:val="26"/>
        </w:rPr>
        <w:t xml:space="preserve"> were also enriched. These are important for how cells </w:t>
      </w:r>
      <w:r>
        <w:rPr>
          <w:b/>
          <w:sz w:val="26"/>
          <w:szCs w:val="26"/>
        </w:rPr>
        <w:t>stick to surfaces</w:t>
      </w:r>
      <w:r>
        <w:rPr>
          <w:sz w:val="26"/>
          <w:szCs w:val="26"/>
        </w:rPr>
        <w:t xml:space="preserve">, </w:t>
      </w:r>
      <w:r>
        <w:rPr>
          <w:b/>
          <w:sz w:val="26"/>
          <w:szCs w:val="26"/>
        </w:rPr>
        <w:t>move</w:t>
      </w:r>
      <w:r>
        <w:rPr>
          <w:sz w:val="26"/>
          <w:szCs w:val="26"/>
        </w:rPr>
        <w:t xml:space="preserve">, and </w:t>
      </w:r>
      <w:r>
        <w:rPr>
          <w:b/>
          <w:sz w:val="26"/>
          <w:szCs w:val="26"/>
        </w:rPr>
        <w:t>communicate with the environment</w:t>
      </w:r>
      <w:r>
        <w:rPr>
          <w:sz w:val="26"/>
          <w:szCs w:val="26"/>
        </w:rPr>
        <w:t xml:space="preserve">. It shows that these genes are deeply involved in </w:t>
      </w:r>
      <w:r>
        <w:rPr>
          <w:b/>
          <w:sz w:val="26"/>
          <w:szCs w:val="26"/>
        </w:rPr>
        <w:t>cell-matrix interactions</w:t>
      </w:r>
      <w:r>
        <w:rPr>
          <w:sz w:val="26"/>
          <w:szCs w:val="26"/>
        </w:rPr>
        <w:t xml:space="preserve">, which are essential in processes like </w:t>
      </w:r>
      <w:r>
        <w:rPr>
          <w:b/>
          <w:sz w:val="26"/>
          <w:szCs w:val="26"/>
        </w:rPr>
        <w:t>wound healing, cell migration, and tissue development</w:t>
      </w:r>
      <w:r>
        <w:rPr>
          <w:sz w:val="26"/>
          <w:szCs w:val="26"/>
        </w:rPr>
        <w:t>.</w:t>
      </w:r>
    </w:p>
    <w:p w14:paraId="3DB027AF" w14:textId="77777777" w:rsidR="00D90819" w:rsidRDefault="00D90819" w:rsidP="00D90819">
      <w:pPr>
        <w:rPr>
          <w:b/>
          <w:sz w:val="34"/>
          <w:szCs w:val="34"/>
        </w:rPr>
      </w:pPr>
      <w:r>
        <w:rPr>
          <w:b/>
          <w:sz w:val="34"/>
          <w:szCs w:val="34"/>
        </w:rPr>
        <w:t>Conclusion</w:t>
      </w:r>
    </w:p>
    <w:p w14:paraId="29EF2696" w14:textId="77777777" w:rsidR="00D90819" w:rsidRDefault="00D90819" w:rsidP="00D90819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 xml:space="preserve">By using both GO and KEGG enrichment analyses with a </w:t>
      </w:r>
      <w:r>
        <w:rPr>
          <w:b/>
          <w:sz w:val="26"/>
          <w:szCs w:val="26"/>
        </w:rPr>
        <w:t>strict p-value cutoff (&lt; 0.01)</w:t>
      </w:r>
      <w:r>
        <w:rPr>
          <w:sz w:val="26"/>
          <w:szCs w:val="26"/>
        </w:rPr>
        <w:t>, I was able to confidently identify the most meaningful biological patterns in my dataset. My results point to important roles in:</w:t>
      </w:r>
    </w:p>
    <w:p w14:paraId="56A8234E" w14:textId="77777777" w:rsidR="00D90819" w:rsidRDefault="00D90819" w:rsidP="00D90819">
      <w:pPr>
        <w:numPr>
          <w:ilvl w:val="0"/>
          <w:numId w:val="5"/>
        </w:numPr>
        <w:spacing w:before="240"/>
        <w:rPr>
          <w:sz w:val="26"/>
          <w:szCs w:val="26"/>
        </w:rPr>
      </w:pPr>
      <w:r>
        <w:rPr>
          <w:b/>
          <w:sz w:val="26"/>
          <w:szCs w:val="26"/>
        </w:rPr>
        <w:t>Signaling and regulation</w:t>
      </w:r>
    </w:p>
    <w:p w14:paraId="0B5F46E0" w14:textId="77777777" w:rsidR="00D90819" w:rsidRDefault="00D90819" w:rsidP="00D90819">
      <w:pPr>
        <w:numPr>
          <w:ilvl w:val="0"/>
          <w:numId w:val="5"/>
        </w:numPr>
        <w:rPr>
          <w:sz w:val="26"/>
          <w:szCs w:val="26"/>
        </w:rPr>
      </w:pPr>
      <w:r>
        <w:rPr>
          <w:b/>
          <w:sz w:val="26"/>
          <w:szCs w:val="26"/>
        </w:rPr>
        <w:t>Neuronal activity</w:t>
      </w:r>
    </w:p>
    <w:p w14:paraId="612EA330" w14:textId="77777777" w:rsidR="00D90819" w:rsidRDefault="00D90819" w:rsidP="00D90819">
      <w:pPr>
        <w:numPr>
          <w:ilvl w:val="0"/>
          <w:numId w:val="5"/>
        </w:numPr>
        <w:rPr>
          <w:sz w:val="26"/>
          <w:szCs w:val="26"/>
        </w:rPr>
      </w:pPr>
      <w:r>
        <w:rPr>
          <w:b/>
          <w:sz w:val="26"/>
          <w:szCs w:val="26"/>
        </w:rPr>
        <w:t>Extracellular matrix involvement</w:t>
      </w:r>
    </w:p>
    <w:p w14:paraId="553761E5" w14:textId="77777777" w:rsidR="00D90819" w:rsidRDefault="00D90819" w:rsidP="00D90819">
      <w:pPr>
        <w:numPr>
          <w:ilvl w:val="0"/>
          <w:numId w:val="5"/>
        </w:numPr>
        <w:rPr>
          <w:sz w:val="26"/>
          <w:szCs w:val="26"/>
        </w:rPr>
      </w:pPr>
      <w:r>
        <w:rPr>
          <w:b/>
          <w:sz w:val="26"/>
          <w:szCs w:val="26"/>
        </w:rPr>
        <w:t>Enzyme activity</w:t>
      </w:r>
    </w:p>
    <w:p w14:paraId="48B378E4" w14:textId="77777777" w:rsidR="00D90819" w:rsidRDefault="00D90819" w:rsidP="00D90819">
      <w:pPr>
        <w:numPr>
          <w:ilvl w:val="0"/>
          <w:numId w:val="5"/>
        </w:numPr>
        <w:spacing w:after="240"/>
        <w:rPr>
          <w:sz w:val="26"/>
          <w:szCs w:val="26"/>
        </w:rPr>
      </w:pPr>
      <w:r>
        <w:rPr>
          <w:b/>
          <w:sz w:val="26"/>
          <w:szCs w:val="26"/>
        </w:rPr>
        <w:t>Cardiovascular pathways</w:t>
      </w:r>
    </w:p>
    <w:p w14:paraId="28318F7B" w14:textId="77777777" w:rsidR="00D90819" w:rsidRDefault="00D90819" w:rsidP="00D90819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 xml:space="preserve">These findings give a solid foundation for understanding </w:t>
      </w:r>
      <w:r>
        <w:rPr>
          <w:b/>
          <w:sz w:val="26"/>
          <w:szCs w:val="26"/>
        </w:rPr>
        <w:t>what the differentially expressed genes are doing</w:t>
      </w:r>
      <w:r>
        <w:rPr>
          <w:sz w:val="26"/>
          <w:szCs w:val="26"/>
        </w:rPr>
        <w:t xml:space="preserve"> and how they might be impacting the biological system I’m studying.</w:t>
      </w:r>
    </w:p>
    <w:p w14:paraId="395D8C40" w14:textId="77777777" w:rsidR="00D90819" w:rsidRDefault="00D90819">
      <w:pPr>
        <w:rPr>
          <w:b/>
          <w:sz w:val="26"/>
          <w:szCs w:val="26"/>
        </w:rPr>
      </w:pPr>
    </w:p>
    <w:sectPr w:rsidR="00D9081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DBDA91B6-EA4F-9A46-9675-C315AAEF4A03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0F9C55EB-5467-F24B-89CE-E9339B78CEF2}"/>
    <w:embedBold r:id="rId3" w:fontKey="{C4C1B86C-47B4-CB48-954C-933E3EEE6928}"/>
    <w:embedItalic r:id="rId4" w:fontKey="{EE1F1410-E87E-0B46-B420-32B94A0894F8}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r:id="rId5" w:fontKey="{26B6AC84-A71E-7B4A-BF1D-DF8100070822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6" w:subsetted="1" w:fontKey="{A92FA198-C3D2-E942-A9E4-FA449FAE46B9}"/>
    <w:embedBold r:id="rId7" w:subsetted="1" w:fontKey="{AA7193F1-15DA-DE49-BA1D-0402DFDD5553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8" w:fontKey="{2FBAF5DD-158C-3B46-973E-D2F5E4EF69AA}"/>
  </w:font>
  <w:font w:name="Cambria">
    <w:panose1 w:val="02040503050406030204"/>
    <w:charset w:val="00"/>
    <w:family w:val="roman"/>
    <w:notTrueType/>
    <w:pitch w:val="default"/>
    <w:embedRegular r:id="rId9" w:fontKey="{5E7282A8-5FD8-0F48-BB29-42C353299B4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36641"/>
    <w:multiLevelType w:val="multilevel"/>
    <w:tmpl w:val="10B095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E963CB"/>
    <w:multiLevelType w:val="multilevel"/>
    <w:tmpl w:val="579682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9C65E5A"/>
    <w:multiLevelType w:val="multilevel"/>
    <w:tmpl w:val="BA362B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68E2304"/>
    <w:multiLevelType w:val="multilevel"/>
    <w:tmpl w:val="143245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7595ED6"/>
    <w:multiLevelType w:val="multilevel"/>
    <w:tmpl w:val="049087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8D76748"/>
    <w:multiLevelType w:val="multilevel"/>
    <w:tmpl w:val="04E8AC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B753873"/>
    <w:multiLevelType w:val="multilevel"/>
    <w:tmpl w:val="BD1A3A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EB317E4"/>
    <w:multiLevelType w:val="multilevel"/>
    <w:tmpl w:val="797CE7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2730146"/>
    <w:multiLevelType w:val="multilevel"/>
    <w:tmpl w:val="FB5240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5145C76"/>
    <w:multiLevelType w:val="multilevel"/>
    <w:tmpl w:val="D05030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77224504">
    <w:abstractNumId w:val="5"/>
  </w:num>
  <w:num w:numId="2" w16cid:durableId="987442150">
    <w:abstractNumId w:val="9"/>
  </w:num>
  <w:num w:numId="3" w16cid:durableId="93138237">
    <w:abstractNumId w:val="8"/>
  </w:num>
  <w:num w:numId="4" w16cid:durableId="1467704111">
    <w:abstractNumId w:val="1"/>
  </w:num>
  <w:num w:numId="5" w16cid:durableId="880434167">
    <w:abstractNumId w:val="3"/>
  </w:num>
  <w:num w:numId="6" w16cid:durableId="1629046519">
    <w:abstractNumId w:val="2"/>
  </w:num>
  <w:num w:numId="7" w16cid:durableId="1470853481">
    <w:abstractNumId w:val="7"/>
  </w:num>
  <w:num w:numId="8" w16cid:durableId="409817131">
    <w:abstractNumId w:val="6"/>
  </w:num>
  <w:num w:numId="9" w16cid:durableId="1041975066">
    <w:abstractNumId w:val="4"/>
  </w:num>
  <w:num w:numId="10" w16cid:durableId="1675765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4CE"/>
    <w:rsid w:val="001355B9"/>
    <w:rsid w:val="001F1122"/>
    <w:rsid w:val="00D90819"/>
    <w:rsid w:val="00EB0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1A24D1"/>
  <w15:docId w15:val="{895B2B85-A7CF-6742-A027-107FC88CF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david.ncifcrf.gov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1265</Words>
  <Characters>7216</Characters>
  <Application>Microsoft Office Word</Application>
  <DocSecurity>0</DocSecurity>
  <Lines>60</Lines>
  <Paragraphs>16</Paragraphs>
  <ScaleCrop>false</ScaleCrop>
  <Company/>
  <LinksUpToDate>false</LinksUpToDate>
  <CharactersWithSpaces>8465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Alla, Mohana Venkata Phaneendra Reddy</cp:lastModifiedBy>
  <cp:revision>3</cp:revision>
  <dcterms:created xsi:type="dcterms:W3CDTF">2025-03-25T04:58:00Z</dcterms:created>
  <dcterms:modified xsi:type="dcterms:W3CDTF">2025-03-25T05:01:00Z</dcterms:modified>
</cp:coreProperties>
</file>